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631B" w:rsidP="00AD047B" w:rsidRDefault="00F24C7A" w14:paraId="71251C2A" w14:textId="353CB9CB">
      <w:pPr>
        <w:spacing w:after="0"/>
        <w:jc w:val="center"/>
      </w:pPr>
      <w:r>
        <w:t>Editorial</w:t>
      </w:r>
    </w:p>
    <w:p w:rsidR="00F24C7A" w:rsidP="00AD047B" w:rsidRDefault="00F24C7A" w14:paraId="0D4A8A74" w14:textId="77777777">
      <w:pPr>
        <w:spacing w:after="0"/>
      </w:pPr>
    </w:p>
    <w:p w:rsidRPr="003C716E" w:rsidR="00F24C7A" w:rsidP="00AD047B" w:rsidRDefault="00F24C7A" w14:paraId="5AB7ED23" w14:textId="51B1BD4A">
      <w:pPr>
        <w:spacing w:after="0"/>
        <w:jc w:val="center"/>
        <w:rPr>
          <w:b/>
          <w:bCs/>
        </w:rPr>
      </w:pPr>
      <w:r w:rsidRPr="003C716E">
        <w:rPr>
          <w:b/>
          <w:bCs/>
        </w:rPr>
        <w:t>El papel de la memoria</w:t>
      </w:r>
    </w:p>
    <w:p w:rsidRPr="003C716E" w:rsidR="00F24C7A" w:rsidP="00AD047B" w:rsidRDefault="00F24C7A" w14:paraId="607D00C8" w14:textId="77777777">
      <w:pPr>
        <w:spacing w:after="0"/>
        <w:rPr>
          <w:b/>
          <w:bCs/>
        </w:rPr>
      </w:pPr>
    </w:p>
    <w:p w:rsidR="003C716E" w:rsidP="53624266" w:rsidRDefault="756CEB53" w14:paraId="50504F96" w14:textId="64BE5715">
      <w:pPr>
        <w:spacing w:after="0" w:line="360" w:lineRule="auto"/>
        <w:jc w:val="both"/>
      </w:pPr>
      <w:r w:rsidR="7D8FDF7C">
        <w:rPr/>
        <w:t xml:space="preserve">Cuántas veces hemos estado convencidos de que algo ya lo vivimos. Incluso, nos da un poco de miedo que conforme pasan los segundos, se va materializando algo que ya sabemos. De pronto, esa sensación que se conoce como </w:t>
      </w:r>
      <w:r w:rsidRPr="7D8FDF7C" w:rsidR="7D8FDF7C">
        <w:rPr>
          <w:i w:val="1"/>
          <w:iCs w:val="1"/>
        </w:rPr>
        <w:t>déjà</w:t>
      </w:r>
      <w:r w:rsidRPr="7D8FDF7C" w:rsidR="7D8FDF7C">
        <w:rPr>
          <w:i w:val="1"/>
          <w:iCs w:val="1"/>
        </w:rPr>
        <w:t xml:space="preserve"> </w:t>
      </w:r>
      <w:r w:rsidRPr="7D8FDF7C" w:rsidR="7D8FDF7C">
        <w:rPr>
          <w:i w:val="1"/>
          <w:iCs w:val="1"/>
        </w:rPr>
        <w:t>vu</w:t>
      </w:r>
      <w:r w:rsidR="7D8FDF7C">
        <w:rPr/>
        <w:t xml:space="preserve"> (“ya visto”) se desvanece. ¿Ya habíamos vivido esto? ¿O es que lo teníamos guardado en la mente y de pronto se nos presentó? ¿Era un cachito de futuro que teníamos guardado en la memoria? El doctor Charan Ranganath, maestro de la Universidad de California, autor del libro </w:t>
      </w:r>
      <w:r w:rsidRPr="7D8FDF7C" w:rsidR="7D8FDF7C">
        <w:rPr>
          <w:i w:val="1"/>
          <w:iCs w:val="1"/>
        </w:rPr>
        <w:t>Por qué recordamos</w:t>
      </w:r>
      <w:r w:rsidR="7D8FDF7C">
        <w:rPr/>
        <w:t xml:space="preserve"> (Planeta, 2024), da nuevas respuestas a esta sensación que ha despertado todo tipo de explicaciones. Por ejemplo, Platón pensaba que era la memoria de una existencia anterior; para Freud se trata de una manifestación de deseos inconscientes; en tanto que Jung decía que es producto del inconsciente colectivo. Recuerdo un cuento de Amado Nervo en que un paciente le pregunta al médico qué opina de sus frecuentes </w:t>
      </w:r>
      <w:r w:rsidRPr="7D8FDF7C" w:rsidR="7D8FDF7C">
        <w:rPr>
          <w:i w:val="1"/>
          <w:iCs w:val="1"/>
        </w:rPr>
        <w:t>déjà</w:t>
      </w:r>
      <w:r w:rsidRPr="7D8FDF7C" w:rsidR="7D8FDF7C">
        <w:rPr>
          <w:i w:val="1"/>
          <w:iCs w:val="1"/>
        </w:rPr>
        <w:t xml:space="preserve"> </w:t>
      </w:r>
      <w:r w:rsidRPr="7D8FDF7C" w:rsidR="7D8FDF7C">
        <w:rPr>
          <w:i w:val="1"/>
          <w:iCs w:val="1"/>
        </w:rPr>
        <w:t>vu</w:t>
      </w:r>
      <w:r w:rsidR="7D8FDF7C">
        <w:rPr/>
        <w:t xml:space="preserve">, y </w:t>
      </w:r>
      <w:r w:rsidR="7D8FDF7C">
        <w:rPr/>
        <w:t>é</w:t>
      </w:r>
      <w:r w:rsidR="7D8FDF7C">
        <w:rPr/>
        <w:t>ste le dice: “El tiempo es infinito y la materia es finita; por lo tanto, esta combinación de materia ya se tuvo que dar en algún pasado remoto… ¿No será una especie de recuerdo?</w:t>
      </w:r>
      <w:ins w:author="Usuario invitado" w:date="2026-09-21T17:38:56.124Z" w16du:dateUtc="2026-09-21T17:38:56.124Z" w:id="519484989">
        <w:r w:rsidR="7D8FDF7C">
          <w:t>”</w:t>
        </w:r>
      </w:ins>
    </w:p>
    <w:p w:rsidR="003C716E" w:rsidP="003C716E" w:rsidRDefault="53624266" w14:paraId="5E278645" w14:textId="6E77AF6E">
      <w:pPr>
        <w:spacing w:after="0" w:line="360" w:lineRule="auto"/>
        <w:ind w:firstLine="708"/>
        <w:jc w:val="both"/>
      </w:pPr>
      <w:r>
        <w:t>La respuesta la encontró un neurocirujano estadounidense, Wilder Penfield, en los tiempos en que las operaciones a cerebro abierto se hacían sólo con anestesia local. Se aplicaba una pequeña descarga eléctrica a la corteza cerebral y se le preguntaba al paciente qué sentía. A veces veía luces o sentía los dedos de la mano dormidos. Pero, al estimular los lóbulos temporales, los pacientes sentían que eso ya lo habían vivido… Eso significa que esa parte del cerebro es responsable de la sensación de familiaridad porque se dedica a tratar de reconocer las cosas que ya conocemos.</w:t>
      </w:r>
    </w:p>
    <w:p w:rsidR="003C716E" w:rsidP="003C716E" w:rsidRDefault="53624266" w14:paraId="40B6DCA7" w14:textId="7EDE97FD">
      <w:pPr>
        <w:spacing w:after="0" w:line="360" w:lineRule="auto"/>
        <w:ind w:firstLine="708"/>
        <w:jc w:val="both"/>
      </w:pPr>
      <w:r>
        <w:t xml:space="preserve">Ahora pensemos que las corazonadas casi nunca llevan a nada nuevo. Los </w:t>
      </w:r>
      <w:r w:rsidRPr="53624266">
        <w:rPr>
          <w:i/>
          <w:iCs/>
        </w:rPr>
        <w:t xml:space="preserve">déjà vu </w:t>
      </w:r>
      <w:r>
        <w:t xml:space="preserve">pasan sin dejar rastro. Esto se debe a que los lóbulos temporales (o sea, los lados del cerebro sobre las orejas) se encargan de estar buscando cosas que nos resulten familiares. Hay otra parte de la memoria que se alberga en el centro del cerebro, donde </w:t>
      </w:r>
      <w:r>
        <w:lastRenderedPageBreak/>
        <w:t>tenemos un órgano en forma de caballito de mar, el hipocampo. En él se encuentran los recuerdos autobiográficos, la memoria que podemos relatar (“memoria episódica”).</w:t>
      </w:r>
    </w:p>
    <w:p w:rsidR="003C716E" w:rsidP="003C716E" w:rsidRDefault="003C716E" w14:paraId="5ED9DFE7" w14:textId="77777777">
      <w:pPr>
        <w:spacing w:after="0" w:line="360" w:lineRule="auto"/>
        <w:jc w:val="both"/>
      </w:pPr>
    </w:p>
    <w:p w:rsidRPr="003C716E" w:rsidR="003C716E" w:rsidP="003C716E" w:rsidRDefault="003C716E" w14:paraId="40F4A90D" w14:textId="4BBA0841">
      <w:pPr>
        <w:spacing w:after="0" w:line="360" w:lineRule="auto"/>
        <w:jc w:val="both"/>
        <w:rPr>
          <w:b/>
          <w:bCs/>
        </w:rPr>
      </w:pPr>
      <w:r w:rsidRPr="003C716E">
        <w:rPr>
          <w:b/>
          <w:bCs/>
        </w:rPr>
        <w:t>La memoria es un ejercicio</w:t>
      </w:r>
    </w:p>
    <w:p w:rsidR="003C716E" w:rsidP="003C716E" w:rsidRDefault="756CEB53" w14:paraId="3E9C49EB" w14:textId="1CC7192F">
      <w:pPr>
        <w:spacing w:after="0" w:line="360" w:lineRule="auto"/>
        <w:jc w:val="both"/>
      </w:pPr>
      <w:r w:rsidR="7D8FDF7C">
        <w:rPr/>
        <w:t>Ahora podemos preguntarnos: ¿cómo funciona la memoria en relación con el aprendizaje? Cuando alguien nos dice una palabra nueva, se encienden los detectores de los lóbulos temporales que buscan si esa palabra es familiar. Si es la primera vez que oímos la palabra “</w:t>
      </w:r>
      <w:r w:rsidR="7D8FDF7C">
        <w:rPr/>
        <w:t>algólogo</w:t>
      </w:r>
      <w:r w:rsidR="7D8FDF7C">
        <w:rPr/>
        <w:t xml:space="preserve">”, podemos pensar que es la persona que se dedica a estudiar algo, pero de manera científica. Si investigamos, nos daremos cuenta de que el </w:t>
      </w:r>
      <w:r w:rsidR="7D8FDF7C">
        <w:rPr/>
        <w:t>algólogo</w:t>
      </w:r>
      <w:r w:rsidR="7D8FDF7C">
        <w:rPr/>
        <w:t xml:space="preserve"> es el especialista en tratar el dolor. La siguiente vez que l</w:t>
      </w:r>
      <w:ins w:author="Usuario invitado" w:date="2026-09-21T17:48:14.846Z" w16du:dateUtc="2026-09-21T17:48:14.846Z" w:id="367883084">
        <w:r w:rsidR="7D8FDF7C">
          <w:t>a</w:t>
        </w:r>
      </w:ins>
      <w:r w:rsidR="7D8FDF7C">
        <w:rPr/>
        <w:t xml:space="preserve"> escuchemos, ya no será tan novedosa para esta región del cerebro y se podrá mandar a la memoria que está en el hipocampo, es decir, la memoria que almacena nuestras vivencias.</w:t>
      </w:r>
    </w:p>
    <w:p w:rsidRPr="003C716E" w:rsidR="003C716E" w:rsidP="003C716E" w:rsidRDefault="756CEB53" w14:paraId="720D0C4F" w14:textId="294DC577">
      <w:pPr>
        <w:spacing w:after="0" w:line="360" w:lineRule="auto"/>
        <w:ind w:firstLine="708"/>
        <w:jc w:val="both"/>
      </w:pPr>
      <w:r>
        <w:t>Esto demuestra que la memoria es un continuo ejercicio, como si fuera un músculo o un deporte. Claro que tiene sus trucos</w:t>
      </w:r>
      <w:r w:rsidR="6DDDAAE2">
        <w:t>:</w:t>
      </w:r>
      <w:r>
        <w:t xml:space="preserve"> hay muchos para poder tener buena memoria. No obstante, esta función de la mente ha tenido sus periodos de mala fama. Muchas veces se ha escrito en torno a que la memorización por la memorización es una forma de la tortura educativa. Leamos las siguientes líneas que escribió Alfonso Reyes sobre este tema:</w:t>
      </w:r>
    </w:p>
    <w:p w:rsidR="003C716E" w:rsidP="003C716E" w:rsidRDefault="003C716E" w14:paraId="09F56F3D" w14:textId="77777777">
      <w:pPr>
        <w:spacing w:after="0" w:line="240" w:lineRule="auto"/>
        <w:ind w:left="708" w:firstLine="708"/>
        <w:jc w:val="both"/>
      </w:pPr>
    </w:p>
    <w:p w:rsidR="00F133DE" w:rsidP="003C716E" w:rsidRDefault="00F133DE" w14:paraId="6858907D" w14:textId="099A9291">
      <w:pPr>
        <w:spacing w:after="0" w:line="240" w:lineRule="auto"/>
        <w:ind w:left="708" w:firstLine="708"/>
        <w:jc w:val="both"/>
      </w:pPr>
      <w:r>
        <w:t>De niño ¡cuántas cosas me enseñaban que yo no entendía! A un resto de los antiguos métodos, no menos que a la docilidad de la mente infantil, debo la fortuna de haber aprendido de memoria lo que no entendía. Así, me sorprendo frecuentemente recitando frases que desde la infancia me están resonando en la cabeza, pero que entonces no tenían sentido para mí. Poco a poco, la vida me va descubriendo su misterio.</w:t>
      </w:r>
    </w:p>
    <w:p w:rsidR="00F24C7A" w:rsidP="003C716E" w:rsidRDefault="00F133DE" w14:paraId="644092CB" w14:textId="1FC7DCF2">
      <w:pPr>
        <w:spacing w:after="0" w:line="240" w:lineRule="auto"/>
        <w:ind w:left="708" w:firstLine="708"/>
        <w:jc w:val="both"/>
      </w:pPr>
      <w:r>
        <w:t>Porque si la vieja pedagogía necesita defensores, sea yo el primero: hay cosas que se deben aprender aunque no se entiendan, cosas que deben estar en la memoria primero, y después en la voluntad, aun antes de estar en el entendimiento. La misma visión del universo la recibimos dogmáticamente; la conciencia, hilo del ser, no es más que memoria de momentos. Cuando todo se entiende, es ya demasiado tarde para aprenderlo. Yo no entiendo, no, la generación de la vida: vivo de memoria.</w:t>
      </w:r>
    </w:p>
    <w:p w:rsidR="003C716E" w:rsidP="003C716E" w:rsidRDefault="003C716E" w14:paraId="5C6E10CC" w14:textId="77777777">
      <w:pPr>
        <w:spacing w:after="0" w:line="240" w:lineRule="auto"/>
        <w:ind w:left="708" w:firstLine="708"/>
        <w:jc w:val="both"/>
      </w:pPr>
    </w:p>
    <w:p w:rsidR="003C716E" w:rsidP="00B818DB" w:rsidRDefault="53624266" w14:paraId="34357B5C" w14:textId="7268DADC">
      <w:pPr>
        <w:spacing w:after="0" w:line="360" w:lineRule="auto"/>
        <w:jc w:val="both"/>
      </w:pPr>
      <w:r>
        <w:lastRenderedPageBreak/>
        <w:t>Creo que no puedo mencionar una profesión que no dependa de ejercitar la memoria. Si esperamos a entender todo, ya no tendremos tiempo para memorizar, como dice Reyes. Por ejemplo, las personas que se dedican al periodismo, si no tienen un archivo mental, es casi imposible que puedan discutir un tema o llevar a cabo una polémica sobre lo que pasa a su alrededor. Así, quienes se dedican al periodismo, al psicoanálisis, a la historia, a la política dependen de manejar información de manera instantánea.</w:t>
      </w:r>
    </w:p>
    <w:p w:rsidR="003C716E" w:rsidP="003C716E" w:rsidRDefault="53624266" w14:paraId="4103C680" w14:textId="1AB56D70">
      <w:pPr>
        <w:spacing w:after="0" w:line="360" w:lineRule="auto"/>
        <w:ind w:firstLine="708"/>
        <w:jc w:val="both"/>
      </w:pPr>
      <w:r>
        <w:t>Eso nos lleva a distintas formas de memoria (hay algunas cosas que necesitamos aprender para que se vuelvan conocimientos inconscientes, como las tablas de multiplicar o de dividir, o aprender las notas en el pentagrama). Sin embargo, la memoria es también algo social, así que necesitamos una memoria histórica. Saber de historia, aprender pasajes importantes, son formas que le dan a un pueblo una ruta, un camino para seguir adelante. Si alguien nos explica que antiguamente las deudas se heredaban, podemos estar pendientes de que ese tipo de leyes no regresen nunca. La memoria histórica se necesita meditar entre muchas personas. Se necesitan testimonios personales, se necesitan archivos, se necesita conocer lo que otras personas vivieron.</w:t>
      </w:r>
    </w:p>
    <w:p w:rsidR="003C716E" w:rsidP="53624266" w:rsidRDefault="756CEB53" w14:paraId="5CE5B1A5" w14:textId="05E12CBB">
      <w:pPr>
        <w:spacing w:after="0" w:line="360" w:lineRule="auto"/>
        <w:ind w:firstLine="708"/>
        <w:jc w:val="both"/>
      </w:pPr>
      <w:r>
        <w:t xml:space="preserve">Pero volvamos con el doctor Ranganath. Acerca de la familiaridad, expone algo preocupante: internet vive de la publicidad. Es decir: los anunciantes gastan millones y millones de dólares para </w:t>
      </w:r>
      <w:r w:rsidR="23EAF3AF">
        <w:t>resultarles</w:t>
      </w:r>
      <w:r>
        <w:t xml:space="preserve"> familiares a los consumidores. Si sentimos que un producto es familiar, nos dará calma</w:t>
      </w:r>
      <w:r w:rsidR="1F231CE4">
        <w:t xml:space="preserve"> y</w:t>
      </w:r>
      <w:r>
        <w:t xml:space="preserve"> confianza; hasta nos hace pensar que el refresco y la pasta de dientes son parte de la familia. Dice este doctor que la familiaridad es como un piloto automático porque buscamos la seguridad de conocer el contexto y olvidamos que necesitamos aventura en nuestra existencia, pues ocurre que muchas veces vamos por la vida fiándonos de las cosas conocidas y cuestionamos muy poco el mundo, que casi siempre es novedoso y extraño.</w:t>
      </w:r>
    </w:p>
    <w:sectPr w:rsidR="003C716E">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tru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7A"/>
    <w:rsid w:val="00167B18"/>
    <w:rsid w:val="002A45D2"/>
    <w:rsid w:val="003C631B"/>
    <w:rsid w:val="003C716E"/>
    <w:rsid w:val="004F07F9"/>
    <w:rsid w:val="005A74BC"/>
    <w:rsid w:val="005B6A53"/>
    <w:rsid w:val="006E0801"/>
    <w:rsid w:val="009D19A8"/>
    <w:rsid w:val="009E2CB8"/>
    <w:rsid w:val="00AB24B7"/>
    <w:rsid w:val="00AD047B"/>
    <w:rsid w:val="00B818DB"/>
    <w:rsid w:val="00D94B50"/>
    <w:rsid w:val="00E71533"/>
    <w:rsid w:val="00F133DE"/>
    <w:rsid w:val="00F24C7A"/>
    <w:rsid w:val="0B4375C9"/>
    <w:rsid w:val="1F231CE4"/>
    <w:rsid w:val="23EAF3AF"/>
    <w:rsid w:val="324A7C59"/>
    <w:rsid w:val="3785C1B2"/>
    <w:rsid w:val="41AF9AEF"/>
    <w:rsid w:val="42714162"/>
    <w:rsid w:val="53624266"/>
    <w:rsid w:val="5F18866B"/>
    <w:rsid w:val="613EFF20"/>
    <w:rsid w:val="6DDDAAE2"/>
    <w:rsid w:val="735AB309"/>
    <w:rsid w:val="756CEB53"/>
    <w:rsid w:val="77B6B51F"/>
    <w:rsid w:val="7D8FDF7C"/>
  </w:rsids>
  <m:mathPr>
    <m:mathFont m:val="Cambria Math"/>
    <m:brkBin m:val="before"/>
    <m:brkBinSub m:val="--"/>
    <m:smallFrac m:val="0"/>
    <m:dispDef/>
    <m:lMargin m:val="0"/>
    <m:rMargin m:val="0"/>
    <m:defJc m:val="centerGroup"/>
    <m:wrapIndent m:val="1440"/>
    <m:intLim m:val="subSup"/>
    <m:naryLim m:val="undOvr"/>
  </m:mathPr>
  <w:themeFontLang w:val="es-MX"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A66B5"/>
  <w15:chartTrackingRefBased/>
  <w15:docId w15:val="{57A2565C-C548-4448-AFBA-653502E0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F24C7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4C7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4C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4C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4C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4C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4C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4C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4C7A"/>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F24C7A"/>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F24C7A"/>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F24C7A"/>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F24C7A"/>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F24C7A"/>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F24C7A"/>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24C7A"/>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24C7A"/>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24C7A"/>
    <w:rPr>
      <w:rFonts w:eastAsiaTheme="majorEastAsia" w:cstheme="majorBidi"/>
      <w:color w:val="272727" w:themeColor="text1" w:themeTint="D8"/>
    </w:rPr>
  </w:style>
  <w:style w:type="paragraph" w:styleId="Ttulo">
    <w:name w:val="Title"/>
    <w:basedOn w:val="Normal"/>
    <w:next w:val="Normal"/>
    <w:link w:val="TtuloCar"/>
    <w:uiPriority w:val="10"/>
    <w:qFormat/>
    <w:rsid w:val="00F24C7A"/>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F24C7A"/>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F24C7A"/>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F24C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4C7A"/>
    <w:pPr>
      <w:spacing w:before="160"/>
      <w:jc w:val="center"/>
    </w:pPr>
    <w:rPr>
      <w:i/>
      <w:iCs/>
      <w:color w:val="404040" w:themeColor="text1" w:themeTint="BF"/>
    </w:rPr>
  </w:style>
  <w:style w:type="character" w:styleId="CitaCar" w:customStyle="1">
    <w:name w:val="Cita Car"/>
    <w:basedOn w:val="Fuentedeprrafopredeter"/>
    <w:link w:val="Cita"/>
    <w:uiPriority w:val="29"/>
    <w:rsid w:val="00F24C7A"/>
    <w:rPr>
      <w:i/>
      <w:iCs/>
      <w:color w:val="404040" w:themeColor="text1" w:themeTint="BF"/>
    </w:rPr>
  </w:style>
  <w:style w:type="paragraph" w:styleId="Prrafodelista">
    <w:name w:val="List Paragraph"/>
    <w:basedOn w:val="Normal"/>
    <w:uiPriority w:val="34"/>
    <w:qFormat/>
    <w:rsid w:val="00F24C7A"/>
    <w:pPr>
      <w:ind w:left="720"/>
      <w:contextualSpacing/>
    </w:pPr>
  </w:style>
  <w:style w:type="character" w:styleId="nfasisintenso">
    <w:name w:val="Intense Emphasis"/>
    <w:basedOn w:val="Fuentedeprrafopredeter"/>
    <w:uiPriority w:val="21"/>
    <w:qFormat/>
    <w:rsid w:val="00F24C7A"/>
    <w:rPr>
      <w:i/>
      <w:iCs/>
      <w:color w:val="0F4761" w:themeColor="accent1" w:themeShade="BF"/>
    </w:rPr>
  </w:style>
  <w:style w:type="paragraph" w:styleId="Citadestacada">
    <w:name w:val="Intense Quote"/>
    <w:basedOn w:val="Normal"/>
    <w:next w:val="Normal"/>
    <w:link w:val="CitadestacadaCar"/>
    <w:uiPriority w:val="30"/>
    <w:qFormat/>
    <w:rsid w:val="00F24C7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24C7A"/>
    <w:rPr>
      <w:i/>
      <w:iCs/>
      <w:color w:val="0F4761" w:themeColor="accent1" w:themeShade="BF"/>
    </w:rPr>
  </w:style>
  <w:style w:type="character" w:styleId="Referenciaintensa">
    <w:name w:val="Intense Reference"/>
    <w:basedOn w:val="Fuentedeprrafopredeter"/>
    <w:uiPriority w:val="32"/>
    <w:qFormat/>
    <w:rsid w:val="00F24C7A"/>
    <w:rPr>
      <w:b/>
      <w:bCs/>
      <w:smallCaps/>
      <w:color w:val="0F4761" w:themeColor="accent1" w:themeShade="BF"/>
      <w:spacing w:val="5"/>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4F07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Pavel Carlos Glauber Granados Chaparro</dc:creator>
  <keywords/>
  <dc:description/>
  <lastModifiedBy>Usuario invitado</lastModifiedBy>
  <revision>9</revision>
  <dcterms:created xsi:type="dcterms:W3CDTF">2026-04-10T23:06:00.0000000Z</dcterms:created>
  <dcterms:modified xsi:type="dcterms:W3CDTF">2026-09-21T17:42:59.9830024Z</dcterms:modified>
</coreProperties>
</file>