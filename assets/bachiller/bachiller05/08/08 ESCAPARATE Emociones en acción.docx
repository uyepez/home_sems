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F0DC2" w:rsidR="001544DD" w:rsidP="001544DD" w:rsidRDefault="006A13BF" w14:paraId="7587664B" w14:textId="508A3587">
      <w:pPr>
        <w:spacing w:line="480" w:lineRule="auto"/>
        <w:jc w:val="center"/>
        <w:rPr>
          <w:rFonts w:cs="Arial"/>
          <w:b/>
        </w:rPr>
      </w:pPr>
      <w:r w:rsidRPr="009510FA">
        <w:rPr>
          <w:rFonts w:cs="Arial"/>
          <w:b/>
        </w:rPr>
        <w:t>Emociones en acción para aprender</w:t>
      </w:r>
      <w:r w:rsidRPr="00DF0DC2">
        <w:rPr>
          <w:rFonts w:cs="Arial"/>
          <w:b/>
        </w:rPr>
        <w:t xml:space="preserve"> en la Nueva Escuela Mexican</w:t>
      </w:r>
      <w:r w:rsidRPr="00DF0DC2" w:rsidR="001544DD">
        <w:rPr>
          <w:rFonts w:cs="Arial"/>
          <w:b/>
        </w:rPr>
        <w:t>a</w:t>
      </w:r>
    </w:p>
    <w:p w:rsidRPr="001678AC" w:rsidR="001544DD" w:rsidP="001544DD" w:rsidRDefault="001544DD" w14:paraId="5F86BB57" w14:textId="3D816178">
      <w:pPr>
        <w:spacing w:line="480" w:lineRule="auto"/>
        <w:jc w:val="right"/>
        <w:rPr>
          <w:rFonts w:cs="Arial"/>
          <w:bCs/>
        </w:rPr>
      </w:pPr>
      <w:r w:rsidRPr="001678AC">
        <w:rPr>
          <w:rFonts w:cs="Arial"/>
          <w:bCs/>
        </w:rPr>
        <w:t>Mayra Georgina Peraza Sabido</w:t>
      </w:r>
    </w:p>
    <w:p w:rsidRPr="00DF0DC2" w:rsidR="00B15CF2" w:rsidP="002172AC" w:rsidRDefault="00B15CF2" w14:paraId="6FDB36C0" w14:textId="01B171E6">
      <w:pPr>
        <w:jc w:val="both"/>
        <w:rPr>
          <w:rFonts w:cs="Arial"/>
        </w:rPr>
      </w:pPr>
      <w:r w:rsidRPr="00DF0DC2">
        <w:rPr>
          <w:rFonts w:cs="Arial"/>
        </w:rPr>
        <w:t xml:space="preserve">¿Cuántos estudiantes </w:t>
      </w:r>
      <w:r w:rsidR="00B8125B">
        <w:rPr>
          <w:rFonts w:cs="Arial"/>
        </w:rPr>
        <w:t>pueden</w:t>
      </w:r>
      <w:r w:rsidRPr="00DF0DC2" w:rsidR="00B8125B">
        <w:rPr>
          <w:rFonts w:cs="Arial"/>
        </w:rPr>
        <w:t xml:space="preserve"> </w:t>
      </w:r>
      <w:r w:rsidRPr="00DF0DC2">
        <w:rPr>
          <w:rFonts w:cs="Arial"/>
        </w:rPr>
        <w:t>resolver un problema matemático</w:t>
      </w:r>
      <w:r w:rsidR="00587743">
        <w:rPr>
          <w:rFonts w:cs="Arial"/>
        </w:rPr>
        <w:t>,</w:t>
      </w:r>
      <w:r w:rsidRPr="00DF0DC2">
        <w:rPr>
          <w:rFonts w:cs="Arial"/>
        </w:rPr>
        <w:t xml:space="preserve"> pero no saben </w:t>
      </w:r>
      <w:r w:rsidR="00B8125B">
        <w:rPr>
          <w:rFonts w:cs="Arial"/>
        </w:rPr>
        <w:t>qué hacer con</w:t>
      </w:r>
      <w:r w:rsidRPr="00DF0DC2">
        <w:rPr>
          <w:rFonts w:cs="Arial"/>
        </w:rPr>
        <w:t xml:space="preserve"> el enojo, el miedo o la ansiedad antes de un examen?</w:t>
      </w:r>
    </w:p>
    <w:p w:rsidRPr="00DF0DC2" w:rsidR="003E697F" w:rsidP="002172AC" w:rsidRDefault="008512D8" w14:paraId="07969550" w14:textId="78C856AE">
      <w:pPr>
        <w:jc w:val="both"/>
        <w:rPr>
          <w:rFonts w:cs="Arial"/>
        </w:rPr>
      </w:pPr>
      <w:r w:rsidRPr="072CCA4E" w:rsidR="5851A03C">
        <w:rPr>
          <w:rFonts w:cs="Arial"/>
        </w:rPr>
        <w:t>De esta pregunta nace</w:t>
      </w:r>
      <w:r w:rsidRPr="072CCA4E" w:rsidR="21355EA0">
        <w:rPr>
          <w:rFonts w:cs="Arial"/>
        </w:rPr>
        <w:t xml:space="preserve"> la experiencia </w:t>
      </w:r>
      <w:r w:rsidRPr="072CCA4E" w:rsidR="138653DE">
        <w:rPr>
          <w:rFonts w:cs="Arial"/>
        </w:rPr>
        <w:t>“</w:t>
      </w:r>
      <w:r w:rsidRPr="072CCA4E" w:rsidR="21355EA0">
        <w:rPr>
          <w:rFonts w:cs="Arial"/>
        </w:rPr>
        <w:t>Emociones en acción para aprender en la Nueva Escuela Mexicana</w:t>
      </w:r>
      <w:r w:rsidRPr="072CCA4E" w:rsidR="138653DE">
        <w:rPr>
          <w:rFonts w:cs="Arial"/>
        </w:rPr>
        <w:t>”</w:t>
      </w:r>
      <w:r w:rsidRPr="072CCA4E" w:rsidR="21355EA0">
        <w:rPr>
          <w:rFonts w:cs="Arial"/>
        </w:rPr>
        <w:t>,</w:t>
      </w:r>
      <w:r w:rsidRPr="072CCA4E" w:rsidR="21355EA0">
        <w:rPr>
          <w:rFonts w:cs="Arial"/>
        </w:rPr>
        <w:t xml:space="preserve"> una práctica desarrollada en el </w:t>
      </w:r>
      <w:r w:rsidRPr="072CCA4E" w:rsidR="3D6F0369">
        <w:rPr>
          <w:rFonts w:cs="Arial"/>
        </w:rPr>
        <w:t xml:space="preserve">Colegio de Bachilleres del </w:t>
      </w:r>
      <w:r w:rsidRPr="072CCA4E" w:rsidR="7AE3F73A">
        <w:rPr>
          <w:rFonts w:cs="Arial"/>
        </w:rPr>
        <w:t>E</w:t>
      </w:r>
      <w:r w:rsidRPr="072CCA4E" w:rsidR="3D6F0369">
        <w:rPr>
          <w:rFonts w:cs="Arial"/>
        </w:rPr>
        <w:t>stado de Quintana Roo</w:t>
      </w:r>
      <w:r w:rsidRPr="072CCA4E" w:rsidR="04F79D05">
        <w:rPr>
          <w:rFonts w:cs="Arial"/>
        </w:rPr>
        <w:t xml:space="preserve"> (COBAQROO)</w:t>
      </w:r>
      <w:r w:rsidRPr="072CCA4E" w:rsidR="640C749F">
        <w:rPr>
          <w:rFonts w:cs="Arial"/>
        </w:rPr>
        <w:t>,</w:t>
      </w:r>
      <w:r w:rsidRPr="072CCA4E" w:rsidR="3D6F0369">
        <w:rPr>
          <w:rFonts w:cs="Arial"/>
        </w:rPr>
        <w:t xml:space="preserve"> </w:t>
      </w:r>
      <w:r w:rsidRPr="072CCA4E" w:rsidR="640C749F">
        <w:rPr>
          <w:rFonts w:cs="Arial"/>
        </w:rPr>
        <w:t>p</w:t>
      </w:r>
      <w:r w:rsidRPr="072CCA4E" w:rsidR="3D6F0369">
        <w:rPr>
          <w:rFonts w:cs="Arial"/>
        </w:rPr>
        <w:t xml:space="preserve">lantel José María </w:t>
      </w:r>
      <w:r w:rsidRPr="072CCA4E" w:rsidR="74486246">
        <w:rPr>
          <w:rFonts w:cs="Arial"/>
        </w:rPr>
        <w:t>Morelos</w:t>
      </w:r>
      <w:r w:rsidRPr="072CCA4E" w:rsidR="6BAF2F4B">
        <w:rPr>
          <w:rFonts w:cs="Arial"/>
        </w:rPr>
        <w:t>. Su</w:t>
      </w:r>
      <w:r w:rsidRPr="072CCA4E" w:rsidR="21355EA0">
        <w:rPr>
          <w:rFonts w:cs="Arial"/>
        </w:rPr>
        <w:t xml:space="preserve"> propósito fue </w:t>
      </w:r>
      <w:r w:rsidRPr="072CCA4E" w:rsidR="6BAF2F4B">
        <w:rPr>
          <w:rFonts w:cs="Arial"/>
        </w:rPr>
        <w:t xml:space="preserve">claro: </w:t>
      </w:r>
      <w:r w:rsidRPr="072CCA4E" w:rsidR="21355EA0">
        <w:rPr>
          <w:rFonts w:cs="Arial"/>
        </w:rPr>
        <w:t xml:space="preserve">integrar el desarrollo socioemocional al aprendizaje académico, en </w:t>
      </w:r>
      <w:r w:rsidRPr="072CCA4E" w:rsidR="25AEA049">
        <w:rPr>
          <w:rFonts w:cs="Arial"/>
        </w:rPr>
        <w:t>sintonía</w:t>
      </w:r>
      <w:r w:rsidRPr="072CCA4E" w:rsidR="25AEA049">
        <w:rPr>
          <w:rFonts w:cs="Arial"/>
        </w:rPr>
        <w:t xml:space="preserve"> </w:t>
      </w:r>
      <w:r w:rsidRPr="072CCA4E" w:rsidR="21355EA0">
        <w:rPr>
          <w:rFonts w:cs="Arial"/>
        </w:rPr>
        <w:t xml:space="preserve">con </w:t>
      </w:r>
      <w:r w:rsidRPr="072CCA4E" w:rsidR="25AEA049">
        <w:rPr>
          <w:rFonts w:cs="Arial"/>
        </w:rPr>
        <w:t>el enfoque humanista</w:t>
      </w:r>
      <w:r w:rsidRPr="072CCA4E" w:rsidR="21355EA0">
        <w:rPr>
          <w:rFonts w:cs="Arial"/>
        </w:rPr>
        <w:t>, inclusivo y comunitario de la Nueva Escuela Mexicana</w:t>
      </w:r>
      <w:r w:rsidRPr="072CCA4E" w:rsidR="5094D57B">
        <w:rPr>
          <w:rFonts w:cs="Arial"/>
        </w:rPr>
        <w:t xml:space="preserve"> (NEM)</w:t>
      </w:r>
      <w:r w:rsidRPr="072CCA4E" w:rsidR="21355EA0">
        <w:rPr>
          <w:rFonts w:cs="Arial"/>
        </w:rPr>
        <w:t>.</w:t>
      </w:r>
    </w:p>
    <w:p w:rsidRPr="00DF0DC2" w:rsidR="00374745" w:rsidP="00374745" w:rsidRDefault="00374745" w14:paraId="0573241A" w14:textId="3A43F90B">
      <w:pPr>
        <w:jc w:val="both"/>
        <w:rPr>
          <w:rFonts w:cs="Arial"/>
        </w:rPr>
      </w:pPr>
      <w:r w:rsidRPr="00DF0DC2">
        <w:rPr>
          <w:rFonts w:cs="Arial"/>
        </w:rPr>
        <w:t xml:space="preserve">La NEM concibe la educación como un proceso integral, centrado en el estudiante, </w:t>
      </w:r>
      <w:r>
        <w:rPr>
          <w:rFonts w:cs="Arial"/>
        </w:rPr>
        <w:t>en el que</w:t>
      </w:r>
      <w:r w:rsidRPr="00DF0DC2">
        <w:rPr>
          <w:rFonts w:cs="Arial"/>
        </w:rPr>
        <w:t xml:space="preserve"> el aprendizaje cognitivo se articula con el desarrollo emocional, ético y social. </w:t>
      </w:r>
      <w:r>
        <w:rPr>
          <w:rFonts w:cs="Arial"/>
        </w:rPr>
        <w:t>Desde</w:t>
      </w:r>
      <w:r w:rsidRPr="00DF0DC2">
        <w:rPr>
          <w:rFonts w:cs="Arial"/>
        </w:rPr>
        <w:t xml:space="preserve"> esta perspectiva, el aula se transforma en un espacio de convivencia, reflexión y construcción colectiva del conocimiento.</w:t>
      </w:r>
    </w:p>
    <w:p w:rsidRPr="00DF0DC2" w:rsidR="00503832" w:rsidP="002172AC" w:rsidRDefault="00374745" w14:paraId="52D62E99" w14:textId="48D26632">
      <w:pPr>
        <w:jc w:val="both"/>
        <w:rPr>
          <w:rFonts w:cs="Arial"/>
        </w:rPr>
      </w:pPr>
      <w:r>
        <w:rPr>
          <w:rFonts w:cs="Arial"/>
        </w:rPr>
        <w:t>As</w:t>
      </w:r>
      <w:r w:rsidR="00590013">
        <w:rPr>
          <w:rFonts w:cs="Arial"/>
        </w:rPr>
        <w:t xml:space="preserve">í pues, </w:t>
      </w:r>
      <w:r w:rsidR="002F03AD">
        <w:rPr>
          <w:rFonts w:cs="Arial"/>
        </w:rPr>
        <w:t>“</w:t>
      </w:r>
      <w:r w:rsidRPr="00891CEB" w:rsidR="002F03AD">
        <w:rPr>
          <w:rFonts w:cs="Arial"/>
        </w:rPr>
        <w:t>Emociones en acción para aprender</w:t>
      </w:r>
      <w:r w:rsidR="002F03AD">
        <w:rPr>
          <w:rFonts w:cs="Arial"/>
        </w:rPr>
        <w:t>”</w:t>
      </w:r>
      <w:r w:rsidRPr="00DF0DC2" w:rsidR="002F03AD">
        <w:rPr>
          <w:rFonts w:cs="Arial"/>
        </w:rPr>
        <w:t xml:space="preserve"> </w:t>
      </w:r>
      <w:r w:rsidRPr="00DF0DC2" w:rsidR="003E697F">
        <w:rPr>
          <w:rFonts w:cs="Arial"/>
        </w:rPr>
        <w:t xml:space="preserve">surge </w:t>
      </w:r>
      <w:r w:rsidR="00202015">
        <w:rPr>
          <w:rFonts w:cs="Arial"/>
        </w:rPr>
        <w:t>de</w:t>
      </w:r>
      <w:r w:rsidRPr="00DF0DC2" w:rsidR="00202015">
        <w:rPr>
          <w:rFonts w:cs="Arial"/>
        </w:rPr>
        <w:t xml:space="preserve"> </w:t>
      </w:r>
      <w:r w:rsidRPr="00DF0DC2" w:rsidR="003E697F">
        <w:rPr>
          <w:rFonts w:cs="Arial"/>
        </w:rPr>
        <w:t xml:space="preserve">la convicción de que no es posible lograr aprendizajes significativos sin atender el mundo emocional de las y los estudiantes, especialmente en la educación media superior, </w:t>
      </w:r>
      <w:r w:rsidR="00703B3B">
        <w:rPr>
          <w:rFonts w:cs="Arial"/>
        </w:rPr>
        <w:t xml:space="preserve">una </w:t>
      </w:r>
      <w:r w:rsidRPr="00DF0DC2" w:rsidR="003E697F">
        <w:rPr>
          <w:rFonts w:cs="Arial"/>
        </w:rPr>
        <w:t>etapa caracterizada por importantes cambios personales y sociales.</w:t>
      </w:r>
    </w:p>
    <w:p w:rsidRPr="00DF0DC2" w:rsidR="00503832" w:rsidP="002172AC" w:rsidRDefault="00503832" w14:paraId="359F8313" w14:textId="30585B79">
      <w:pPr>
        <w:jc w:val="both"/>
        <w:rPr>
          <w:rFonts w:cs="Arial"/>
        </w:rPr>
      </w:pPr>
      <w:r w:rsidRPr="00DF0DC2">
        <w:rPr>
          <w:rFonts w:cs="Arial"/>
        </w:rPr>
        <w:t xml:space="preserve">El diseño de esta intervención partió de un diagnóstico institucional que evidenció diversas problemáticas que impactaban directamente en el desempeño académico y </w:t>
      </w:r>
      <w:r w:rsidR="00FA145D">
        <w:rPr>
          <w:rFonts w:cs="Arial"/>
        </w:rPr>
        <w:t xml:space="preserve">en </w:t>
      </w:r>
      <w:r w:rsidRPr="00DF0DC2">
        <w:rPr>
          <w:rFonts w:cs="Arial"/>
        </w:rPr>
        <w:t>la convivencia escolar. Entre ellas se identificaron altos niveles de estrés y ansiedad, escaso dominio de hábitos y técnicas de estudio, dificultades para reconocer y regular emociones, así como conflictos interpersonales recurrentes.</w:t>
      </w:r>
    </w:p>
    <w:p w:rsidRPr="00DF0DC2" w:rsidR="00503832" w:rsidP="002172AC" w:rsidRDefault="0075436B" w14:paraId="304A5328" w14:textId="2D6F2618">
      <w:pPr>
        <w:jc w:val="both"/>
        <w:rPr>
          <w:rFonts w:cs="Arial"/>
        </w:rPr>
      </w:pPr>
      <w:r w:rsidRPr="52F02273" w:rsidR="0075436B">
        <w:rPr>
          <w:rFonts w:cs="Arial"/>
        </w:rPr>
        <w:t>Con esta base</w:t>
      </w:r>
      <w:r w:rsidRPr="52F02273" w:rsidR="00503832">
        <w:rPr>
          <w:rFonts w:cs="Arial"/>
        </w:rPr>
        <w:t xml:space="preserve">, </w:t>
      </w:r>
      <w:r w:rsidRPr="52F02273" w:rsidR="002F03AD">
        <w:rPr>
          <w:rFonts w:cs="Arial"/>
        </w:rPr>
        <w:t>nos planteamos</w:t>
      </w:r>
      <w:r w:rsidRPr="52F02273" w:rsidR="00503832">
        <w:rPr>
          <w:rFonts w:cs="Arial"/>
        </w:rPr>
        <w:t xml:space="preserve"> reconciliar el aprendizaje académico con la educación emocional, </w:t>
      </w:r>
      <w:r w:rsidRPr="52F02273" w:rsidR="00784712">
        <w:rPr>
          <w:rFonts w:cs="Arial"/>
        </w:rPr>
        <w:t>incentivando</w:t>
      </w:r>
      <w:r w:rsidRPr="52F02273" w:rsidR="00323CB5">
        <w:rPr>
          <w:rFonts w:cs="Arial"/>
        </w:rPr>
        <w:t xml:space="preserve"> </w:t>
      </w:r>
      <w:r w:rsidRPr="52F02273" w:rsidR="00503832">
        <w:rPr>
          <w:rFonts w:cs="Arial"/>
        </w:rPr>
        <w:t xml:space="preserve">la </w:t>
      </w:r>
      <w:del w:author="Pavel Carlos Glauber Granados Chaparro" w:date="2026-06-18T19:41:38.31Z" w16du:dateUtc="2026-06-18T19:41:38.31Z" w:id="1218103061">
        <w:r w:rsidRPr="52F02273" w:rsidDel="00503832">
          <w:rPr>
            <w:rFonts w:cs="Arial"/>
          </w:rPr>
          <w:delText>participación</w:delText>
        </w:r>
        <w:r w:rsidRPr="52F02273" w:rsidDel="00410966">
          <w:rPr>
            <w:rFonts w:cs="Arial"/>
          </w:rPr>
          <w:delText xml:space="preserve"> </w:delText>
        </w:r>
        <w:r w:rsidRPr="52F02273" w:rsidDel="00503832">
          <w:rPr>
            <w:rFonts w:cs="Arial"/>
          </w:rPr>
          <w:delText>activa</w:delText>
        </w:r>
      </w:del>
      <w:ins w:author="Pavel Carlos Glauber Granados Chaparro" w:date="2026-06-18T19:41:38.315Z" w16du:dateUtc="2026-06-18T19:41:38.315Z" w:id="1072745487">
        <w:r w:rsidRPr="52F02273" w:rsidR="113143F1">
          <w:rPr>
            <w:rFonts w:cs="Arial"/>
          </w:rPr>
          <w:t>participación</w:t>
        </w:r>
      </w:ins>
      <w:r w:rsidRPr="52F02273" w:rsidR="00503832">
        <w:rPr>
          <w:rFonts w:cs="Arial"/>
        </w:rPr>
        <w:t xml:space="preserve"> y el compromiso </w:t>
      </w:r>
      <w:r w:rsidRPr="52F02273" w:rsidR="00A171FE">
        <w:rPr>
          <w:rFonts w:cs="Arial"/>
        </w:rPr>
        <w:t>del estudiantado</w:t>
      </w:r>
      <w:r w:rsidRPr="52F02273" w:rsidR="00503832">
        <w:rPr>
          <w:rFonts w:cs="Arial"/>
        </w:rPr>
        <w:t xml:space="preserve"> con su propio proceso formativo.</w:t>
      </w:r>
    </w:p>
    <w:p w:rsidRPr="00DF0DC2" w:rsidR="00E91A06" w:rsidP="002172AC" w:rsidRDefault="00E91A06" w14:paraId="236F7FBD" w14:textId="6D58D957">
      <w:pPr>
        <w:jc w:val="both"/>
        <w:rPr>
          <w:rFonts w:cs="Arial"/>
        </w:rPr>
      </w:pPr>
      <w:r w:rsidRPr="52F02273" w:rsidR="00E91A06">
        <w:rPr>
          <w:rFonts w:cs="Arial"/>
        </w:rPr>
        <w:t xml:space="preserve">Antes de presentar las estrategias de intervención, es necesario precisar el enfoque que las sustenta. Desde la perspectiva de la NEM, el juego no se concibe únicamente como una actividad recreativa, sino como una estrategia pedagógica intencionada que </w:t>
      </w:r>
      <w:r w:rsidRPr="52F02273" w:rsidR="00A90102">
        <w:rPr>
          <w:rFonts w:cs="Arial"/>
        </w:rPr>
        <w:t>propicia</w:t>
      </w:r>
      <w:r w:rsidRPr="52F02273" w:rsidR="00A90102">
        <w:rPr>
          <w:rFonts w:cs="Arial"/>
        </w:rPr>
        <w:t xml:space="preserve"> </w:t>
      </w:r>
      <w:r w:rsidRPr="52F02273" w:rsidR="00E91A06">
        <w:rPr>
          <w:rFonts w:cs="Arial"/>
        </w:rPr>
        <w:t xml:space="preserve">aprendizajes significativos, la </w:t>
      </w:r>
      <w:del w:author="Pavel Carlos Glauber Granados Chaparro" w:date="2026-06-18T19:42:49.377Z" w16du:dateUtc="2026-06-18T19:42:49.377Z" w:id="1153702278">
        <w:r w:rsidRPr="52F02273" w:rsidDel="00E91A06">
          <w:rPr>
            <w:rFonts w:cs="Arial"/>
          </w:rPr>
          <w:delText>participación activa</w:delText>
        </w:r>
      </w:del>
      <w:ins w:author="Pavel Carlos Glauber Granados Chaparro" w:date="2026-06-18T19:42:49.377Z" w16du:dateUtc="2026-06-18T19:42:49.377Z" w:id="1622516160">
        <w:r w:rsidRPr="52F02273" w:rsidR="1FBD10F2">
          <w:rPr>
            <w:rFonts w:cs="Arial"/>
          </w:rPr>
          <w:t>participación</w:t>
        </w:r>
      </w:ins>
      <w:r w:rsidRPr="52F02273" w:rsidR="00E91A06">
        <w:rPr>
          <w:rFonts w:cs="Arial"/>
        </w:rPr>
        <w:t xml:space="preserve"> y el desarrollo socioemocional</w:t>
      </w:r>
      <w:r w:rsidRPr="52F02273" w:rsidR="00610068">
        <w:rPr>
          <w:rFonts w:cs="Arial"/>
        </w:rPr>
        <w:t>,</w:t>
      </w:r>
      <w:r w:rsidRPr="52F02273" w:rsidR="00E91A06">
        <w:rPr>
          <w:rFonts w:cs="Arial"/>
        </w:rPr>
        <w:t xml:space="preserve"> incluso en la educación media superior.</w:t>
      </w:r>
    </w:p>
    <w:p w:rsidR="00FE4F02" w:rsidP="002172AC" w:rsidRDefault="00E91A06" w14:paraId="4D815237" w14:textId="77777777">
      <w:pPr>
        <w:jc w:val="both"/>
        <w:rPr>
          <w:rFonts w:cs="Arial"/>
        </w:rPr>
      </w:pPr>
      <w:r w:rsidRPr="00DF0DC2">
        <w:rPr>
          <w:rFonts w:cs="Arial"/>
        </w:rPr>
        <w:lastRenderedPageBreak/>
        <w:t xml:space="preserve">El uso del juego como mediador del aprendizaje permite reducir la ansiedad académica, fortalecer la motivación y generar experiencias formativas integrales, </w:t>
      </w:r>
      <w:r w:rsidR="00E150DB">
        <w:rPr>
          <w:rFonts w:cs="Arial"/>
        </w:rPr>
        <w:t>en las que</w:t>
      </w:r>
      <w:r w:rsidRPr="00DF0DC2" w:rsidR="00E150DB">
        <w:rPr>
          <w:rFonts w:cs="Arial"/>
        </w:rPr>
        <w:t xml:space="preserve"> </w:t>
      </w:r>
      <w:r w:rsidRPr="00DF0DC2">
        <w:rPr>
          <w:rFonts w:cs="Arial"/>
        </w:rPr>
        <w:t>el estudiante aprende desde la vivencia, la reflexión y la interacción.</w:t>
      </w:r>
    </w:p>
    <w:p w:rsidR="00FE4F02" w:rsidP="002172AC" w:rsidRDefault="00E91A06" w14:paraId="184BD03E" w14:textId="77777777">
      <w:pPr>
        <w:jc w:val="both"/>
        <w:rPr>
          <w:rFonts w:cs="Arial"/>
        </w:rPr>
      </w:pPr>
      <w:r w:rsidRPr="00DF0DC2">
        <w:rPr>
          <w:rFonts w:cs="Arial"/>
        </w:rPr>
        <w:t xml:space="preserve">Bajo este enfoque, las estrategias implementadas </w:t>
      </w:r>
      <w:r w:rsidR="00CE68D4">
        <w:rPr>
          <w:rFonts w:ascii="Aptos" w:hAnsi="Aptos" w:cs="Arial"/>
        </w:rPr>
        <w:t>—</w:t>
      </w:r>
      <w:r w:rsidR="009D2B1D">
        <w:rPr>
          <w:rFonts w:cs="Arial"/>
        </w:rPr>
        <w:t>que a continuación describiremos</w:t>
      </w:r>
      <w:r w:rsidR="00CE68D4">
        <w:rPr>
          <w:rFonts w:ascii="Aptos" w:hAnsi="Aptos" w:cs="Arial"/>
        </w:rPr>
        <w:t>—</w:t>
      </w:r>
      <w:r w:rsidR="009D2B1D">
        <w:rPr>
          <w:rFonts w:cs="Arial"/>
        </w:rPr>
        <w:t xml:space="preserve"> </w:t>
      </w:r>
      <w:r w:rsidRPr="00DF0DC2">
        <w:rPr>
          <w:rFonts w:cs="Arial"/>
        </w:rPr>
        <w:t>resignifica</w:t>
      </w:r>
      <w:r w:rsidR="0092558C">
        <w:rPr>
          <w:rFonts w:cs="Arial"/>
        </w:rPr>
        <w:t>ro</w:t>
      </w:r>
      <w:r w:rsidRPr="00DF0DC2">
        <w:rPr>
          <w:rFonts w:cs="Arial"/>
        </w:rPr>
        <w:t>n juegos tradicionales como herramientas didácticas, alineadas con una educación humanista, inclusiva y centrada en el estudiante.</w:t>
      </w:r>
    </w:p>
    <w:p w:rsidR="00C64298" w:rsidP="002172AC" w:rsidRDefault="00C64298" w14:paraId="7F653863" w14:textId="3331CB2A">
      <w:pPr>
        <w:jc w:val="both"/>
        <w:rPr>
          <w:rFonts w:cs="Arial"/>
          <w:b/>
        </w:rPr>
      </w:pPr>
    </w:p>
    <w:p w:rsidRPr="00D76445" w:rsidR="00E91A06" w:rsidP="002172AC" w:rsidRDefault="00C64298" w14:paraId="49FABDD9" w14:textId="4BDD4C5C">
      <w:pPr>
        <w:jc w:val="both"/>
        <w:rPr>
          <w:rFonts w:cs="Arial"/>
          <w:b/>
        </w:rPr>
      </w:pPr>
      <w:r>
        <w:rPr>
          <w:rFonts w:cs="Arial"/>
          <w:b/>
        </w:rPr>
        <w:t xml:space="preserve">1. </w:t>
      </w:r>
      <w:r w:rsidRPr="00D76445" w:rsidR="00E91A06">
        <w:rPr>
          <w:rFonts w:cs="Arial"/>
          <w:b/>
        </w:rPr>
        <w:t>Avioncito de los valores</w:t>
      </w:r>
    </w:p>
    <w:p w:rsidRPr="00DF0DC2" w:rsidR="00E91A06" w:rsidP="002172AC" w:rsidRDefault="00E91A06" w14:paraId="4621EA8D" w14:textId="483F3A41">
      <w:pPr>
        <w:jc w:val="both"/>
        <w:rPr>
          <w:rFonts w:cs="Arial"/>
        </w:rPr>
      </w:pPr>
      <w:r w:rsidRPr="00DF0DC2">
        <w:rPr>
          <w:rFonts w:cs="Arial"/>
        </w:rPr>
        <w:t xml:space="preserve">El </w:t>
      </w:r>
      <w:r w:rsidRPr="008A60F7">
        <w:rPr>
          <w:rFonts w:cs="Arial"/>
        </w:rPr>
        <w:t>Avioncito de los valores</w:t>
      </w:r>
      <w:r w:rsidRPr="00DF0DC2">
        <w:rPr>
          <w:rFonts w:cs="Arial"/>
        </w:rPr>
        <w:t xml:space="preserve"> </w:t>
      </w:r>
      <w:r w:rsidR="0092558C">
        <w:rPr>
          <w:rFonts w:cs="Arial"/>
        </w:rPr>
        <w:t>convi</w:t>
      </w:r>
      <w:r w:rsidR="009D7135">
        <w:rPr>
          <w:rFonts w:cs="Arial"/>
        </w:rPr>
        <w:t>erte</w:t>
      </w:r>
      <w:r w:rsidRPr="00DF0DC2" w:rsidR="0092558C">
        <w:rPr>
          <w:rFonts w:cs="Arial"/>
        </w:rPr>
        <w:t xml:space="preserve"> </w:t>
      </w:r>
      <w:r w:rsidRPr="00DF0DC2">
        <w:rPr>
          <w:rFonts w:cs="Arial"/>
        </w:rPr>
        <w:t>un juego tradicional en una herramienta pedagógica de reflexión ética. Cada casilla represent</w:t>
      </w:r>
      <w:r w:rsidR="009D7135">
        <w:rPr>
          <w:rFonts w:cs="Arial"/>
        </w:rPr>
        <w:t>a</w:t>
      </w:r>
      <w:r w:rsidRPr="00DF0DC2">
        <w:rPr>
          <w:rFonts w:cs="Arial"/>
        </w:rPr>
        <w:t xml:space="preserve"> valores fundamentales como el respeto, la empatía, la responsabilidad y la honestidad. Esta dinámica permitió </w:t>
      </w:r>
      <w:r w:rsidR="001407CF">
        <w:rPr>
          <w:rFonts w:cs="Arial"/>
        </w:rPr>
        <w:t xml:space="preserve">al estudiantado </w:t>
      </w:r>
      <w:r w:rsidRPr="00DF0DC2">
        <w:rPr>
          <w:rFonts w:cs="Arial"/>
        </w:rPr>
        <w:t xml:space="preserve">reflexionar sobre su comportamiento, </w:t>
      </w:r>
      <w:r w:rsidR="008A0513">
        <w:rPr>
          <w:rFonts w:cs="Arial"/>
        </w:rPr>
        <w:t>vigorizar</w:t>
      </w:r>
      <w:r w:rsidR="00510F09">
        <w:rPr>
          <w:rFonts w:cs="Arial"/>
        </w:rPr>
        <w:t xml:space="preserve"> </w:t>
      </w:r>
      <w:r w:rsidRPr="00DF0DC2">
        <w:rPr>
          <w:rFonts w:cs="Arial"/>
        </w:rPr>
        <w:t xml:space="preserve">la convivencia escolar y </w:t>
      </w:r>
      <w:r w:rsidRPr="00DF0DC2" w:rsidR="005B3F41">
        <w:rPr>
          <w:rFonts w:cs="Arial"/>
        </w:rPr>
        <w:t>recono</w:t>
      </w:r>
      <w:r w:rsidR="005B3F41">
        <w:rPr>
          <w:rFonts w:cs="Arial"/>
        </w:rPr>
        <w:t>cer</w:t>
      </w:r>
      <w:r w:rsidRPr="00DF0DC2" w:rsidR="005B3F41">
        <w:rPr>
          <w:rFonts w:cs="Arial"/>
        </w:rPr>
        <w:t xml:space="preserve"> </w:t>
      </w:r>
      <w:r w:rsidRPr="00DF0DC2">
        <w:rPr>
          <w:rFonts w:cs="Arial"/>
        </w:rPr>
        <w:t xml:space="preserve">la importancia de los valores en la vida cotidiana </w:t>
      </w:r>
      <w:r w:rsidR="006F4B46">
        <w:rPr>
          <w:rFonts w:cs="Arial"/>
        </w:rPr>
        <w:t>como base para el logro personal</w:t>
      </w:r>
      <w:r w:rsidRPr="00DF0DC2">
        <w:rPr>
          <w:rFonts w:cs="Arial"/>
        </w:rPr>
        <w:t>.</w:t>
      </w:r>
    </w:p>
    <w:p w:rsidR="00487801" w:rsidP="002172AC" w:rsidRDefault="00487801" w14:paraId="202B55D0" w14:textId="77777777">
      <w:pPr>
        <w:jc w:val="both"/>
        <w:rPr>
          <w:rFonts w:cs="Arial"/>
          <w:b/>
        </w:rPr>
      </w:pPr>
    </w:p>
    <w:p w:rsidRPr="00DF0DC2" w:rsidR="00E91A06" w:rsidP="002172AC" w:rsidRDefault="00C64298" w14:paraId="6C88F3F4" w14:textId="0152E093">
      <w:pPr>
        <w:jc w:val="both"/>
        <w:rPr>
          <w:rFonts w:cs="Arial"/>
          <w:b/>
        </w:rPr>
      </w:pPr>
      <w:r w:rsidRPr="001A0085">
        <w:rPr>
          <w:rFonts w:cs="Arial"/>
          <w:b/>
        </w:rPr>
        <w:t>2.</w:t>
      </w:r>
      <w:r>
        <w:rPr>
          <w:rFonts w:cs="Arial"/>
          <w:b/>
          <w:i/>
          <w:iCs/>
        </w:rPr>
        <w:t xml:space="preserve"> </w:t>
      </w:r>
      <w:r w:rsidRPr="001A0085" w:rsidR="00E91A06">
        <w:rPr>
          <w:rFonts w:cs="Arial"/>
          <w:b/>
          <w:i/>
          <w:iCs/>
        </w:rPr>
        <w:t>Stop</w:t>
      </w:r>
      <w:r w:rsidRPr="00DF0DC2" w:rsidR="00E91A06">
        <w:rPr>
          <w:rFonts w:cs="Arial"/>
          <w:b/>
        </w:rPr>
        <w:t xml:space="preserve"> de las emociones</w:t>
      </w:r>
    </w:p>
    <w:p w:rsidRPr="00DF0DC2" w:rsidR="00E91A06" w:rsidP="002172AC" w:rsidRDefault="00E91A06" w14:paraId="7AADACAF" w14:textId="3CAAA3FC">
      <w:pPr>
        <w:jc w:val="both"/>
        <w:rPr>
          <w:rFonts w:cs="Arial"/>
        </w:rPr>
      </w:pPr>
      <w:r w:rsidRPr="00DF0DC2">
        <w:rPr>
          <w:rFonts w:cs="Arial"/>
        </w:rPr>
        <w:t xml:space="preserve">El </w:t>
      </w:r>
      <w:r w:rsidRPr="001A0085">
        <w:rPr>
          <w:rFonts w:cs="Arial"/>
          <w:i/>
          <w:iCs/>
        </w:rPr>
        <w:t xml:space="preserve">Stop </w:t>
      </w:r>
      <w:r w:rsidRPr="008A60F7">
        <w:rPr>
          <w:rFonts w:cs="Arial"/>
        </w:rPr>
        <w:t>de las emociones</w:t>
      </w:r>
      <w:r w:rsidRPr="001A0085">
        <w:rPr>
          <w:rFonts w:cs="Arial"/>
          <w:i/>
          <w:iCs/>
        </w:rPr>
        <w:t xml:space="preserve"> </w:t>
      </w:r>
      <w:r w:rsidRPr="00DF0DC2">
        <w:rPr>
          <w:rFonts w:cs="Arial"/>
        </w:rPr>
        <w:t>adapt</w:t>
      </w:r>
      <w:r w:rsidR="006E4F52">
        <w:rPr>
          <w:rFonts w:cs="Arial"/>
        </w:rPr>
        <w:t>a</w:t>
      </w:r>
      <w:r w:rsidRPr="00DF0DC2">
        <w:rPr>
          <w:rFonts w:cs="Arial"/>
        </w:rPr>
        <w:t xml:space="preserve"> un juego conocido para trabajar el reconocimiento y la expresión emocional. A través de esta estrategia, </w:t>
      </w:r>
      <w:r w:rsidR="0024187C">
        <w:rPr>
          <w:rFonts w:cs="Arial"/>
        </w:rPr>
        <w:t>el estudiantado</w:t>
      </w:r>
      <w:r w:rsidRPr="00DF0DC2">
        <w:rPr>
          <w:rFonts w:cs="Arial"/>
        </w:rPr>
        <w:t xml:space="preserve"> identific</w:t>
      </w:r>
      <w:r w:rsidR="0024187C">
        <w:rPr>
          <w:rFonts w:cs="Arial"/>
        </w:rPr>
        <w:t>ó</w:t>
      </w:r>
      <w:r w:rsidRPr="00DF0DC2">
        <w:rPr>
          <w:rFonts w:cs="Arial"/>
        </w:rPr>
        <w:t xml:space="preserve"> emociones básicas y reflexion</w:t>
      </w:r>
      <w:r w:rsidR="004041FD">
        <w:rPr>
          <w:rFonts w:cs="Arial"/>
        </w:rPr>
        <w:t>ó</w:t>
      </w:r>
      <w:r w:rsidRPr="00DF0DC2">
        <w:rPr>
          <w:rFonts w:cs="Arial"/>
        </w:rPr>
        <w:t xml:space="preserve"> sobre su manifestación y regulación, fortaleciendo la conciencia emocional, el autocontrol y la empatía.</w:t>
      </w:r>
    </w:p>
    <w:p w:rsidR="00487801" w:rsidP="002172AC" w:rsidRDefault="00487801" w14:paraId="304A7C47" w14:textId="77777777">
      <w:pPr>
        <w:jc w:val="both"/>
        <w:rPr>
          <w:rFonts w:cs="Arial"/>
          <w:b/>
        </w:rPr>
      </w:pPr>
    </w:p>
    <w:p w:rsidRPr="00DF0DC2" w:rsidR="00E91A06" w:rsidP="002172AC" w:rsidRDefault="00C64298" w14:paraId="006B93B3" w14:textId="5BCECE24">
      <w:pPr>
        <w:jc w:val="both"/>
        <w:rPr>
          <w:rFonts w:cs="Arial"/>
          <w:b/>
        </w:rPr>
      </w:pPr>
      <w:r>
        <w:rPr>
          <w:rFonts w:cs="Arial"/>
          <w:b/>
        </w:rPr>
        <w:t xml:space="preserve">3. </w:t>
      </w:r>
      <w:r w:rsidRPr="00DF0DC2" w:rsidR="00E91A06">
        <w:rPr>
          <w:rFonts w:cs="Arial"/>
          <w:b/>
        </w:rPr>
        <w:t>Trenecito de técnicas y hábitos de estudio</w:t>
      </w:r>
    </w:p>
    <w:p w:rsidRPr="00DF0DC2" w:rsidR="004A16B3" w:rsidP="002172AC" w:rsidRDefault="00E91A06" w14:paraId="4CF25B74" w14:textId="3678E877">
      <w:pPr>
        <w:jc w:val="both"/>
        <w:rPr>
          <w:rFonts w:cs="Arial"/>
        </w:rPr>
      </w:pPr>
      <w:r w:rsidRPr="00DF0DC2">
        <w:rPr>
          <w:rFonts w:cs="Arial"/>
        </w:rPr>
        <w:t>E</w:t>
      </w:r>
      <w:r w:rsidR="00B61AD8">
        <w:rPr>
          <w:rFonts w:cs="Arial"/>
        </w:rPr>
        <w:t>l Trenecito es una</w:t>
      </w:r>
      <w:r w:rsidRPr="00DF0DC2">
        <w:rPr>
          <w:rFonts w:cs="Arial"/>
        </w:rPr>
        <w:t xml:space="preserve"> estrategia visual</w:t>
      </w:r>
      <w:r w:rsidR="00B61AD8">
        <w:rPr>
          <w:rFonts w:cs="Arial"/>
        </w:rPr>
        <w:t xml:space="preserve"> que</w:t>
      </w:r>
      <w:r w:rsidRPr="00DF0DC2">
        <w:rPr>
          <w:rFonts w:cs="Arial"/>
        </w:rPr>
        <w:t xml:space="preserve"> represent</w:t>
      </w:r>
      <w:r w:rsidR="00B61AD8">
        <w:rPr>
          <w:rFonts w:cs="Arial"/>
        </w:rPr>
        <w:t>a</w:t>
      </w:r>
      <w:r w:rsidRPr="00DF0DC2">
        <w:rPr>
          <w:rFonts w:cs="Arial"/>
        </w:rPr>
        <w:t xml:space="preserve"> el proceso de aprendizaje como un trayecto compuesto por distintos vagones, cada uno asociado a técnicas de estudio específicas: planeación, organización, mapas mentales, subrayado y repaso. La metáfora del tren permit</w:t>
      </w:r>
      <w:r w:rsidR="00C1066F">
        <w:rPr>
          <w:rFonts w:cs="Arial"/>
        </w:rPr>
        <w:t>e</w:t>
      </w:r>
      <w:r w:rsidRPr="00DF0DC2">
        <w:rPr>
          <w:rFonts w:cs="Arial"/>
        </w:rPr>
        <w:t xml:space="preserve"> </w:t>
      </w:r>
      <w:r w:rsidR="00E238EA">
        <w:rPr>
          <w:rFonts w:cs="Arial"/>
        </w:rPr>
        <w:t>comprender</w:t>
      </w:r>
      <w:r w:rsidRPr="00DF0DC2">
        <w:rPr>
          <w:rFonts w:cs="Arial"/>
        </w:rPr>
        <w:t xml:space="preserve"> que el aprendizaje efectivo requiere constancia, método y trabajo integral. En este </w:t>
      </w:r>
      <w:r w:rsidR="00FB4CB4">
        <w:rPr>
          <w:rFonts w:cs="Arial"/>
        </w:rPr>
        <w:t>recorrido</w:t>
      </w:r>
      <w:r w:rsidRPr="00DF0DC2">
        <w:rPr>
          <w:rFonts w:cs="Arial"/>
        </w:rPr>
        <w:t>,</w:t>
      </w:r>
      <w:r w:rsidR="00FB4CB4">
        <w:rPr>
          <w:rFonts w:cs="Arial"/>
        </w:rPr>
        <w:t xml:space="preserve"> el grupo avanza de manera colaborativa,</w:t>
      </w:r>
      <w:r w:rsidRPr="00DF0DC2">
        <w:rPr>
          <w:rFonts w:cs="Arial"/>
        </w:rPr>
        <w:t xml:space="preserve"> </w:t>
      </w:r>
      <w:r w:rsidR="00130A8E">
        <w:rPr>
          <w:rFonts w:cs="Arial"/>
        </w:rPr>
        <w:t>reforzando la idea de que</w:t>
      </w:r>
      <w:r w:rsidRPr="00DF0DC2">
        <w:rPr>
          <w:rFonts w:cs="Arial"/>
        </w:rPr>
        <w:t xml:space="preserve"> </w:t>
      </w:r>
      <w:r w:rsidRPr="00DF0DC2" w:rsidR="00130A8E">
        <w:rPr>
          <w:rFonts w:cs="Arial"/>
        </w:rPr>
        <w:t>aprend</w:t>
      </w:r>
      <w:r w:rsidR="00130A8E">
        <w:rPr>
          <w:rFonts w:cs="Arial"/>
        </w:rPr>
        <w:t xml:space="preserve">er </w:t>
      </w:r>
      <w:r w:rsidRPr="00DF0DC2">
        <w:rPr>
          <w:rFonts w:cs="Arial"/>
        </w:rPr>
        <w:t>no es</w:t>
      </w:r>
      <w:r w:rsidR="00130A8E">
        <w:rPr>
          <w:rFonts w:cs="Arial"/>
        </w:rPr>
        <w:t xml:space="preserve"> un proceso</w:t>
      </w:r>
      <w:r w:rsidRPr="00DF0DC2">
        <w:rPr>
          <w:rFonts w:cs="Arial"/>
        </w:rPr>
        <w:t xml:space="preserve"> individualista sino </w:t>
      </w:r>
      <w:r w:rsidR="00962E3D">
        <w:rPr>
          <w:rFonts w:cs="Arial"/>
        </w:rPr>
        <w:t>colectivo</w:t>
      </w:r>
      <w:r w:rsidRPr="00DF0DC2">
        <w:rPr>
          <w:rFonts w:cs="Arial"/>
        </w:rPr>
        <w:t>. La enseñanza es clara: para llegar lejos necesitamos disciplina, constancia y apoyo mutuo.</w:t>
      </w:r>
    </w:p>
    <w:p w:rsidR="00487801" w:rsidP="002172AC" w:rsidRDefault="00487801" w14:paraId="1097C11A" w14:textId="77777777">
      <w:pPr>
        <w:jc w:val="both"/>
        <w:rPr>
          <w:rFonts w:cs="Arial"/>
          <w:b/>
        </w:rPr>
      </w:pPr>
    </w:p>
    <w:p w:rsidRPr="00DF0DC2" w:rsidR="00E91A06" w:rsidP="002172AC" w:rsidRDefault="00C64298" w14:paraId="77A274FE" w14:textId="3E16BAB5">
      <w:pPr>
        <w:jc w:val="both"/>
        <w:rPr>
          <w:rFonts w:cs="Arial"/>
          <w:b/>
        </w:rPr>
      </w:pPr>
      <w:r>
        <w:rPr>
          <w:rFonts w:cs="Arial"/>
          <w:b/>
        </w:rPr>
        <w:t xml:space="preserve">4. </w:t>
      </w:r>
      <w:r w:rsidRPr="00DF0DC2" w:rsidR="00E91A06">
        <w:rPr>
          <w:rFonts w:cs="Arial"/>
          <w:b/>
        </w:rPr>
        <w:t>Pinturas lúdicas de contenidos académicos</w:t>
      </w:r>
    </w:p>
    <w:p w:rsidRPr="00DF0DC2" w:rsidR="009318DA" w:rsidP="002172AC" w:rsidRDefault="00797256" w14:paraId="149A7236" w14:textId="2C2F3A8B">
      <w:pPr>
        <w:jc w:val="both"/>
        <w:rPr>
          <w:rFonts w:cs="Arial"/>
        </w:rPr>
      </w:pPr>
      <w:r w:rsidRPr="52F02273" w:rsidR="00797256">
        <w:rPr>
          <w:rFonts w:cs="Arial"/>
        </w:rPr>
        <w:t>L</w:t>
      </w:r>
      <w:r w:rsidRPr="52F02273" w:rsidR="00E91A06">
        <w:rPr>
          <w:rFonts w:cs="Arial"/>
        </w:rPr>
        <w:t>as pinturas lúdicas</w:t>
      </w:r>
      <w:r w:rsidRPr="52F02273" w:rsidR="00121A1D">
        <w:rPr>
          <w:rFonts w:cs="Arial"/>
        </w:rPr>
        <w:t xml:space="preserve"> </w:t>
      </w:r>
      <w:r w:rsidRPr="52F02273" w:rsidR="00E91A06">
        <w:rPr>
          <w:rFonts w:cs="Arial"/>
        </w:rPr>
        <w:t xml:space="preserve">transforman contenidos abstractos en representaciones visuales y kinestésicas, facilitando la comprensión de conceptos complejos, particularmente en matemáticas. Esta estrategia favoreció la motivación, la </w:t>
      </w:r>
      <w:del w:author="Pavel Carlos Glauber Granados Chaparro" w:date="2026-06-18T19:45:33.36Z" w16du:dateUtc="2026-06-18T19:45:33.36Z" w:id="757245720">
        <w:r w:rsidRPr="52F02273" w:rsidDel="00E91A06">
          <w:rPr>
            <w:rFonts w:cs="Arial"/>
          </w:rPr>
          <w:delText>participación activa</w:delText>
        </w:r>
      </w:del>
      <w:ins w:author="Pavel Carlos Glauber Granados Chaparro" w:date="2026-06-18T19:45:33.361Z" w16du:dateUtc="2026-06-18T19:45:33.361Z" w:id="1551828159">
        <w:r w:rsidRPr="52F02273" w:rsidR="595CDD96">
          <w:rPr>
            <w:rFonts w:cs="Arial"/>
          </w:rPr>
          <w:t>participación</w:t>
        </w:r>
      </w:ins>
      <w:r w:rsidRPr="52F02273" w:rsidR="00E91A06">
        <w:rPr>
          <w:rFonts w:cs="Arial"/>
        </w:rPr>
        <w:t xml:space="preserve"> y la retención del conocimiento</w:t>
      </w:r>
      <w:r w:rsidRPr="52F02273" w:rsidR="00590EA1">
        <w:rPr>
          <w:rFonts w:cs="Arial"/>
        </w:rPr>
        <w:t>,</w:t>
      </w:r>
      <w:r w:rsidRPr="52F02273" w:rsidR="00037639">
        <w:rPr>
          <w:rFonts w:cs="Arial"/>
        </w:rPr>
        <w:t xml:space="preserve"> </w:t>
      </w:r>
      <w:r w:rsidRPr="52F02273" w:rsidR="00590EA1">
        <w:rPr>
          <w:rFonts w:cs="Arial"/>
        </w:rPr>
        <w:t>al ubicar</w:t>
      </w:r>
      <w:r w:rsidRPr="52F02273" w:rsidR="00590EA1">
        <w:rPr>
          <w:rFonts w:cs="Arial"/>
        </w:rPr>
        <w:t xml:space="preserve"> </w:t>
      </w:r>
      <w:r w:rsidRPr="52F02273" w:rsidR="003D139A">
        <w:rPr>
          <w:rFonts w:cs="Arial"/>
        </w:rPr>
        <w:t>pinturas lúdicas</w:t>
      </w:r>
      <w:r w:rsidRPr="52F02273" w:rsidR="003D139A">
        <w:rPr>
          <w:rFonts w:cs="Arial"/>
        </w:rPr>
        <w:t xml:space="preserve"> con las tablas de multiplicar </w:t>
      </w:r>
      <w:r w:rsidRPr="52F02273" w:rsidR="00037639">
        <w:rPr>
          <w:rFonts w:cs="Arial"/>
        </w:rPr>
        <w:t xml:space="preserve">en lugares estratégicos </w:t>
      </w:r>
      <w:r w:rsidRPr="52F02273" w:rsidR="00814B59">
        <w:rPr>
          <w:rFonts w:cs="Arial"/>
        </w:rPr>
        <w:t>de tránsito frecuente</w:t>
      </w:r>
      <w:r w:rsidRPr="52F02273" w:rsidR="00BA3A63">
        <w:rPr>
          <w:rFonts w:cs="Arial"/>
        </w:rPr>
        <w:t xml:space="preserve"> dentro del plantel</w:t>
      </w:r>
      <w:r w:rsidRPr="52F02273" w:rsidR="00CF5E6B">
        <w:rPr>
          <w:rFonts w:cs="Arial"/>
        </w:rPr>
        <w:t xml:space="preserve">, como </w:t>
      </w:r>
      <w:r w:rsidRPr="52F02273" w:rsidR="00CF5E6B">
        <w:rPr>
          <w:rFonts w:cs="Arial"/>
        </w:rPr>
        <w:t>los baños</w:t>
      </w:r>
      <w:r w:rsidRPr="52F02273" w:rsidR="00E91A06">
        <w:rPr>
          <w:rFonts w:cs="Arial"/>
        </w:rPr>
        <w:t>.</w:t>
      </w:r>
      <w:r w:rsidRPr="52F02273" w:rsidR="00413C8A">
        <w:rPr>
          <w:rFonts w:cs="Arial"/>
        </w:rPr>
        <w:t xml:space="preserve"> </w:t>
      </w:r>
      <w:r w:rsidRPr="52F02273" w:rsidR="009318DA">
        <w:rPr>
          <w:rFonts w:cs="Arial"/>
        </w:rPr>
        <w:t xml:space="preserve">Este </w:t>
      </w:r>
      <w:r w:rsidRPr="52F02273" w:rsidR="00A54DBC">
        <w:rPr>
          <w:rFonts w:cs="Arial"/>
        </w:rPr>
        <w:t>espacio</w:t>
      </w:r>
      <w:r w:rsidRPr="52F02273" w:rsidR="009318DA">
        <w:rPr>
          <w:rFonts w:cs="Arial"/>
        </w:rPr>
        <w:t>, tradicionalmente ajeno a los procesos formales de enseñanza, se resignificó como un ambiente alternativo de aprendizaje, rompiendo con la idea de que el conocimiento s</w:t>
      </w:r>
      <w:r w:rsidRPr="52F02273" w:rsidR="00610068">
        <w:rPr>
          <w:rFonts w:cs="Arial"/>
        </w:rPr>
        <w:t>ó</w:t>
      </w:r>
      <w:r w:rsidRPr="52F02273" w:rsidR="009318DA">
        <w:rPr>
          <w:rFonts w:cs="Arial"/>
        </w:rPr>
        <w:t>lo se construye dentro del aula.</w:t>
      </w:r>
    </w:p>
    <w:p w:rsidRPr="00DF0DC2" w:rsidR="009318DA" w:rsidP="002172AC" w:rsidRDefault="00FD7949" w14:paraId="041C3253" w14:textId="09924B53">
      <w:pPr>
        <w:jc w:val="both"/>
        <w:rPr>
          <w:rFonts w:cs="Arial"/>
        </w:rPr>
      </w:pPr>
      <w:r>
        <w:rPr>
          <w:rFonts w:cs="Arial"/>
        </w:rPr>
        <w:t>La</w:t>
      </w:r>
      <w:r w:rsidRPr="00DF0DC2">
        <w:rPr>
          <w:rFonts w:cs="Arial"/>
        </w:rPr>
        <w:t xml:space="preserve"> </w:t>
      </w:r>
      <w:r w:rsidRPr="00DF0DC2" w:rsidR="009318DA">
        <w:rPr>
          <w:rFonts w:cs="Arial"/>
        </w:rPr>
        <w:t xml:space="preserve">propuesta buscó generar un contacto cotidiano, espontáneo y libre de presión académica con los contenidos matemáticos, </w:t>
      </w:r>
      <w:r w:rsidR="00D052F7">
        <w:rPr>
          <w:rFonts w:cs="Arial"/>
        </w:rPr>
        <w:t>lo cual contribuyó a</w:t>
      </w:r>
      <w:r w:rsidRPr="00DF0DC2" w:rsidR="00D052F7">
        <w:rPr>
          <w:rFonts w:cs="Arial"/>
        </w:rPr>
        <w:t xml:space="preserve"> </w:t>
      </w:r>
      <w:r w:rsidRPr="00DF0DC2" w:rsidR="009318DA">
        <w:rPr>
          <w:rFonts w:cs="Arial"/>
        </w:rPr>
        <w:t>la memorización y</w:t>
      </w:r>
      <w:r w:rsidR="00D052F7">
        <w:rPr>
          <w:rFonts w:cs="Arial"/>
        </w:rPr>
        <w:t xml:space="preserve"> a la</w:t>
      </w:r>
      <w:r w:rsidRPr="00DF0DC2" w:rsidR="009318DA">
        <w:rPr>
          <w:rFonts w:cs="Arial"/>
        </w:rPr>
        <w:t xml:space="preserve"> comprensión de las multiplicaciones </w:t>
      </w:r>
      <w:r>
        <w:rPr>
          <w:rFonts w:cs="Arial"/>
        </w:rPr>
        <w:t>mediante</w:t>
      </w:r>
      <w:r w:rsidRPr="00DF0DC2" w:rsidR="009318DA">
        <w:rPr>
          <w:rFonts w:cs="Arial"/>
        </w:rPr>
        <w:t xml:space="preserve"> la repetición natural y la observación constante.</w:t>
      </w:r>
    </w:p>
    <w:p w:rsidRPr="00DF0DC2" w:rsidR="009318DA" w:rsidP="002172AC" w:rsidRDefault="009318DA" w14:paraId="48C3502D" w14:textId="667F7F81">
      <w:pPr>
        <w:jc w:val="both"/>
        <w:rPr>
          <w:rFonts w:cs="Arial"/>
        </w:rPr>
      </w:pPr>
      <w:r w:rsidRPr="00DF0DC2">
        <w:rPr>
          <w:rFonts w:cs="Arial"/>
        </w:rPr>
        <w:t xml:space="preserve">Desde una perspectiva pedagógica, </w:t>
      </w:r>
      <w:r w:rsidR="0018317F">
        <w:rPr>
          <w:rFonts w:cs="Arial"/>
        </w:rPr>
        <w:t>la</w:t>
      </w:r>
      <w:r w:rsidRPr="00DF0DC2" w:rsidR="0018317F">
        <w:rPr>
          <w:rFonts w:cs="Arial"/>
        </w:rPr>
        <w:t xml:space="preserve"> </w:t>
      </w:r>
      <w:r w:rsidRPr="00DF0DC2">
        <w:rPr>
          <w:rFonts w:cs="Arial"/>
        </w:rPr>
        <w:t>estrategia</w:t>
      </w:r>
      <w:r w:rsidR="0018317F">
        <w:rPr>
          <w:rFonts w:cs="Arial"/>
        </w:rPr>
        <w:t xml:space="preserve"> de las pinturas lúdicas</w:t>
      </w:r>
      <w:r w:rsidRPr="00DF0DC2">
        <w:rPr>
          <w:rFonts w:cs="Arial"/>
        </w:rPr>
        <w:t xml:space="preserve"> se sustenta en el aprendizaje significativo, ya que el estudiantado interactúa con el contenido en un contexto cercano y funcional a su vida escolar. Al no percibirse como una actividad evaluativa u obligatoria, disminuye la ansiedad asociada al aprendizaje y se </w:t>
      </w:r>
      <w:r w:rsidR="00E42FBC">
        <w:rPr>
          <w:rFonts w:cs="Arial"/>
        </w:rPr>
        <w:t>promueve</w:t>
      </w:r>
      <w:r w:rsidRPr="00DF0DC2" w:rsidR="00E42FBC">
        <w:rPr>
          <w:rFonts w:cs="Arial"/>
        </w:rPr>
        <w:t xml:space="preserve"> </w:t>
      </w:r>
      <w:r w:rsidRPr="00DF0DC2">
        <w:rPr>
          <w:rFonts w:cs="Arial"/>
        </w:rPr>
        <w:t>una actitud más positiva hacia el conocimiento.</w:t>
      </w:r>
    </w:p>
    <w:p w:rsidRPr="00DF0DC2" w:rsidR="009318DA" w:rsidP="002172AC" w:rsidRDefault="009318DA" w14:paraId="07E7A6C4" w14:textId="4E37B441">
      <w:pPr>
        <w:jc w:val="both"/>
        <w:rPr>
          <w:rFonts w:cs="Arial"/>
        </w:rPr>
      </w:pPr>
      <w:r w:rsidRPr="00DF0DC2">
        <w:rPr>
          <w:rFonts w:cs="Arial"/>
        </w:rPr>
        <w:t xml:space="preserve">Como resultado, se observó mayor familiaridad con las tablas de multiplicar, </w:t>
      </w:r>
      <w:r w:rsidR="00E42FBC">
        <w:rPr>
          <w:rFonts w:cs="Arial"/>
        </w:rPr>
        <w:t xml:space="preserve">así como </w:t>
      </w:r>
      <w:r w:rsidRPr="00DF0DC2">
        <w:rPr>
          <w:rFonts w:cs="Arial"/>
        </w:rPr>
        <w:t xml:space="preserve">conversaciones espontáneas </w:t>
      </w:r>
      <w:r w:rsidR="00DA69B6">
        <w:rPr>
          <w:rFonts w:cs="Arial"/>
        </w:rPr>
        <w:t xml:space="preserve">y </w:t>
      </w:r>
      <w:r w:rsidRPr="00DF0DC2">
        <w:rPr>
          <w:rFonts w:cs="Arial"/>
        </w:rPr>
        <w:t>una mayor disposición para participar en actividades matemáticas dentro del aula. Además, la estrategia fortaleció la curiosidad, la autonomía y la apropiación del aprendizaje, demostrando que los recursos lúdicos pueden ser eficaces en niveles educativos superiores cuando se integran de manera intencionada y reflexiva.</w:t>
      </w:r>
    </w:p>
    <w:p w:rsidR="002D125B" w:rsidP="002172AC" w:rsidRDefault="002D125B" w14:paraId="4B8CFAB0" w14:textId="77777777">
      <w:pPr>
        <w:jc w:val="both"/>
        <w:rPr>
          <w:rFonts w:cs="Arial"/>
        </w:rPr>
      </w:pPr>
    </w:p>
    <w:p w:rsidRPr="001A0085" w:rsidR="00BB7A01" w:rsidP="002172AC" w:rsidRDefault="00DD58FD" w14:paraId="3B1BB06B" w14:textId="56CFBB12">
      <w:pPr>
        <w:jc w:val="both"/>
        <w:rPr>
          <w:rFonts w:cs="Arial"/>
          <w:b/>
          <w:bCs/>
        </w:rPr>
      </w:pPr>
      <w:r>
        <w:rPr>
          <w:rFonts w:cs="Arial"/>
          <w:b/>
          <w:bCs/>
        </w:rPr>
        <w:t>Balance final</w:t>
      </w:r>
    </w:p>
    <w:p w:rsidRPr="00DF0DC2" w:rsidR="009318DA" w:rsidP="002172AC" w:rsidRDefault="009318DA" w14:paraId="2EE32576" w14:textId="52D22040">
      <w:pPr>
        <w:jc w:val="both"/>
        <w:rPr>
          <w:rFonts w:cs="Arial"/>
        </w:rPr>
      </w:pPr>
      <w:r w:rsidRPr="00DF0DC2">
        <w:rPr>
          <w:rFonts w:cs="Arial"/>
        </w:rPr>
        <w:t>Esta</w:t>
      </w:r>
      <w:r w:rsidR="00BB7A01">
        <w:rPr>
          <w:rFonts w:cs="Arial"/>
        </w:rPr>
        <w:t>s cuatro</w:t>
      </w:r>
      <w:r w:rsidRPr="00DF0DC2">
        <w:rPr>
          <w:rFonts w:cs="Arial"/>
        </w:rPr>
        <w:t xml:space="preserve"> </w:t>
      </w:r>
      <w:r w:rsidR="00E97DC2">
        <w:rPr>
          <w:rFonts w:cs="Arial"/>
        </w:rPr>
        <w:t>estrategias</w:t>
      </w:r>
      <w:r w:rsidRPr="00DF0DC2" w:rsidR="00E97DC2">
        <w:rPr>
          <w:rFonts w:cs="Arial"/>
        </w:rPr>
        <w:t xml:space="preserve"> </w:t>
      </w:r>
      <w:r w:rsidRPr="00DF0DC2">
        <w:rPr>
          <w:rFonts w:cs="Arial"/>
        </w:rPr>
        <w:t>evidencia</w:t>
      </w:r>
      <w:r w:rsidR="00BB7A01">
        <w:rPr>
          <w:rFonts w:cs="Arial"/>
        </w:rPr>
        <w:t>n</w:t>
      </w:r>
      <w:r w:rsidRPr="00DF0DC2">
        <w:rPr>
          <w:rFonts w:cs="Arial"/>
        </w:rPr>
        <w:t xml:space="preserve"> que</w:t>
      </w:r>
      <w:r w:rsidR="00750C66">
        <w:rPr>
          <w:rFonts w:cs="Arial"/>
        </w:rPr>
        <w:t xml:space="preserve"> el juego y</w:t>
      </w:r>
      <w:r w:rsidRPr="00DF0DC2">
        <w:rPr>
          <w:rFonts w:cs="Arial"/>
        </w:rPr>
        <w:t xml:space="preserve"> las </w:t>
      </w:r>
      <w:r w:rsidR="00750C66">
        <w:rPr>
          <w:rFonts w:cs="Arial"/>
        </w:rPr>
        <w:t>dinámicas</w:t>
      </w:r>
      <w:r w:rsidRPr="00DF0DC2" w:rsidR="00750C66">
        <w:rPr>
          <w:rFonts w:cs="Arial"/>
        </w:rPr>
        <w:t xml:space="preserve"> </w:t>
      </w:r>
      <w:r w:rsidRPr="00DF0DC2">
        <w:rPr>
          <w:rFonts w:cs="Arial"/>
        </w:rPr>
        <w:t>lúdicas, al transformar los espacios escolares y conectar los contenidos con la experiencia cotidiana del estudiant</w:t>
      </w:r>
      <w:r w:rsidR="004A2C08">
        <w:rPr>
          <w:rFonts w:cs="Arial"/>
        </w:rPr>
        <w:t>ado</w:t>
      </w:r>
      <w:r w:rsidRPr="00DF0DC2">
        <w:rPr>
          <w:rFonts w:cs="Arial"/>
        </w:rPr>
        <w:t>, contribuyen no s</w:t>
      </w:r>
      <w:r w:rsidR="000358DC">
        <w:rPr>
          <w:rFonts w:cs="Arial"/>
        </w:rPr>
        <w:t>ó</w:t>
      </w:r>
      <w:r w:rsidRPr="00DF0DC2">
        <w:rPr>
          <w:rFonts w:cs="Arial"/>
        </w:rPr>
        <w:t>lo al desarrollo cognitivo, sino también al bienestar emocional y a una relación más positiva con el aprendizaje.</w:t>
      </w:r>
    </w:p>
    <w:p w:rsidRPr="00DF0DC2" w:rsidR="00E91A06" w:rsidP="002172AC" w:rsidRDefault="00861AFE" w14:paraId="37010C70" w14:textId="04EE0AC0">
      <w:pPr>
        <w:jc w:val="both"/>
        <w:rPr>
          <w:rFonts w:cs="Arial"/>
        </w:rPr>
      </w:pPr>
      <w:r>
        <w:rPr>
          <w:rFonts w:cs="Arial"/>
        </w:rPr>
        <w:t>Se observaron</w:t>
      </w:r>
      <w:r w:rsidRPr="00DF0DC2" w:rsidR="00DA69B6">
        <w:rPr>
          <w:rFonts w:cs="Arial"/>
        </w:rPr>
        <w:t xml:space="preserve"> </w:t>
      </w:r>
      <w:r w:rsidRPr="00DF0DC2" w:rsidR="00E91A06">
        <w:rPr>
          <w:rFonts w:cs="Arial"/>
        </w:rPr>
        <w:t>avances significativos tanto en el ámbito académico como</w:t>
      </w:r>
      <w:r w:rsidR="00C90A0D">
        <w:rPr>
          <w:rFonts w:cs="Arial"/>
        </w:rPr>
        <w:t xml:space="preserve"> en el</w:t>
      </w:r>
      <w:r w:rsidRPr="00DF0DC2" w:rsidR="00E91A06">
        <w:rPr>
          <w:rFonts w:cs="Arial"/>
        </w:rPr>
        <w:t xml:space="preserve"> socioemocional</w:t>
      </w:r>
      <w:r w:rsidR="00E97DC2">
        <w:rPr>
          <w:rFonts w:cs="Arial"/>
        </w:rPr>
        <w:t>, así como</w:t>
      </w:r>
      <w:r w:rsidRPr="00DF0DC2" w:rsidR="00E91A06">
        <w:rPr>
          <w:rFonts w:cs="Arial"/>
        </w:rPr>
        <w:t xml:space="preserve"> un incremento en el reconocimiento emocional, en el uso de técnicas de estudio y en la participación en clase. Asimismo, se registró una disminución de conflictos interpersonales y un aumento en el número de estudiantes que manifestaron disfrutar el aprendizaje.</w:t>
      </w:r>
    </w:p>
    <w:p w:rsidR="00FE4F02" w:rsidP="002172AC" w:rsidRDefault="002D125B" w14:paraId="074619D1" w14:textId="77777777">
      <w:pPr>
        <w:jc w:val="both"/>
        <w:rPr>
          <w:rFonts w:cs="Arial"/>
        </w:rPr>
      </w:pPr>
      <w:r w:rsidRPr="001A0085">
        <w:rPr>
          <w:rFonts w:cs="Arial"/>
        </w:rPr>
        <w:lastRenderedPageBreak/>
        <w:t>Finalmente, la</w:t>
      </w:r>
      <w:r w:rsidRPr="00DF0DC2" w:rsidR="00E91A06">
        <w:rPr>
          <w:rFonts w:cs="Arial"/>
        </w:rPr>
        <w:t xml:space="preserve"> experiencia </w:t>
      </w:r>
      <w:r w:rsidR="008E2FCA">
        <w:rPr>
          <w:rFonts w:cs="Arial"/>
        </w:rPr>
        <w:t>“</w:t>
      </w:r>
      <w:r w:rsidRPr="00DE674A" w:rsidR="008E2FCA">
        <w:rPr>
          <w:rFonts w:cs="Arial"/>
        </w:rPr>
        <w:t>Emociones en acción para aprender</w:t>
      </w:r>
      <w:r w:rsidR="008E2FCA">
        <w:rPr>
          <w:rFonts w:cs="Arial"/>
        </w:rPr>
        <w:t>”</w:t>
      </w:r>
      <w:r w:rsidRPr="00DF0DC2" w:rsidR="008E2FCA">
        <w:rPr>
          <w:rFonts w:cs="Arial"/>
        </w:rPr>
        <w:t xml:space="preserve"> </w:t>
      </w:r>
      <w:r w:rsidRPr="00DF0DC2" w:rsidR="00E91A06">
        <w:rPr>
          <w:rFonts w:cs="Arial"/>
        </w:rPr>
        <w:t>confirma que la educación socioemocional no es un complemento, sino un eje fundamental del aprendizaje. Integrar emociones, valores y estrategias académicas permite formar estudiantes más autónomos, conscientes y comprometidos con su proceso formativo.</w:t>
      </w:r>
    </w:p>
    <w:p w:rsidRPr="00DF0DC2" w:rsidR="00E91A06" w:rsidP="002172AC" w:rsidRDefault="00E91A06" w14:paraId="6EF58961" w14:textId="56341EF0">
      <w:pPr>
        <w:jc w:val="both"/>
        <w:rPr>
          <w:rFonts w:cs="Arial"/>
        </w:rPr>
      </w:pPr>
      <w:r w:rsidRPr="00DF0DC2">
        <w:rPr>
          <w:rFonts w:cs="Arial"/>
        </w:rPr>
        <w:t xml:space="preserve">La NEM invita a educar con sentido humano; experiencias como </w:t>
      </w:r>
      <w:r w:rsidR="008E2FCA">
        <w:rPr>
          <w:rFonts w:cs="Arial"/>
        </w:rPr>
        <w:t xml:space="preserve">ésta </w:t>
      </w:r>
      <w:r w:rsidRPr="00DF0DC2">
        <w:rPr>
          <w:rFonts w:cs="Arial"/>
        </w:rPr>
        <w:t>demuestran que este enfoque es posible, pertinente y necesario en la educación media superior.</w:t>
      </w:r>
    </w:p>
    <w:p w:rsidRPr="00DF0DC2" w:rsidR="001544DD" w:rsidP="001544DD" w:rsidRDefault="001544DD" w14:paraId="042C2DBA" w14:textId="77777777">
      <w:pPr>
        <w:rPr>
          <w:rFonts w:cs="Arial"/>
        </w:rPr>
      </w:pPr>
    </w:p>
    <w:p w:rsidRPr="00DF0DC2" w:rsidR="001544DD" w:rsidP="072CCA4E" w:rsidRDefault="001544DD" w14:paraId="07B1EEF4" w14:textId="30351F03">
      <w:pPr>
        <w:pStyle w:val="Normal"/>
        <w:suppressLineNumbers w:val="0"/>
        <w:bidi w:val="0"/>
        <w:spacing w:before="0" w:beforeAutospacing="off" w:after="160" w:afterAutospacing="off" w:line="240" w:lineRule="auto"/>
        <w:ind w:left="0" w:right="0"/>
        <w:jc w:val="both"/>
        <w:rPr>
          <w:rFonts w:cs="Arial"/>
        </w:rPr>
      </w:pPr>
      <w:r w:rsidRPr="072CCA4E" w:rsidR="7AB426C7">
        <w:rPr>
          <w:rFonts w:cs="Arial"/>
          <w:b w:val="1"/>
          <w:bCs w:val="1"/>
        </w:rPr>
        <w:t>Mayra Georgina Peraza Sabido</w:t>
      </w:r>
      <w:r w:rsidRPr="072CCA4E" w:rsidR="4700248A">
        <w:rPr>
          <w:rFonts w:cs="Arial"/>
        </w:rPr>
        <w:t xml:space="preserve"> es l</w:t>
      </w:r>
      <w:r w:rsidRPr="072CCA4E" w:rsidR="7AB426C7">
        <w:rPr>
          <w:rFonts w:cs="Arial"/>
        </w:rPr>
        <w:t>icenciada en Psicopedagogía Integral</w:t>
      </w:r>
      <w:r w:rsidRPr="072CCA4E" w:rsidR="64CF1874">
        <w:rPr>
          <w:rFonts w:cs="Arial"/>
        </w:rPr>
        <w:t>. Cuenta</w:t>
      </w:r>
      <w:r w:rsidRPr="072CCA4E" w:rsidR="7AB426C7">
        <w:rPr>
          <w:rFonts w:cs="Arial"/>
        </w:rPr>
        <w:t xml:space="preserve"> con 18 años de servicio en la educación media superior</w:t>
      </w:r>
      <w:r w:rsidRPr="072CCA4E" w:rsidR="64CF1874">
        <w:rPr>
          <w:rFonts w:cs="Arial"/>
        </w:rPr>
        <w:t xml:space="preserve"> y</w:t>
      </w:r>
      <w:r w:rsidRPr="072CCA4E" w:rsidR="7AB426C7">
        <w:rPr>
          <w:rFonts w:cs="Arial"/>
        </w:rPr>
        <w:t xml:space="preserve"> </w:t>
      </w:r>
      <w:r w:rsidRPr="072CCA4E" w:rsidR="64CF1874">
        <w:rPr>
          <w:rFonts w:cs="Arial"/>
        </w:rPr>
        <w:t>a</w:t>
      </w:r>
      <w:r w:rsidRPr="072CCA4E" w:rsidR="64CF1874">
        <w:rPr>
          <w:rFonts w:cs="Arial"/>
        </w:rPr>
        <w:t xml:space="preserve">ctualmente </w:t>
      </w:r>
      <w:r w:rsidRPr="072CCA4E" w:rsidR="64CF1874">
        <w:rPr>
          <w:rFonts w:cs="Arial"/>
        </w:rPr>
        <w:t>es</w:t>
      </w:r>
      <w:r w:rsidRPr="072CCA4E" w:rsidR="7AB426C7">
        <w:rPr>
          <w:rFonts w:cs="Arial"/>
        </w:rPr>
        <w:t xml:space="preserve"> docente en el Colegio de Bachilleres del </w:t>
      </w:r>
      <w:r w:rsidRPr="072CCA4E" w:rsidR="733E8730">
        <w:rPr>
          <w:rFonts w:cs="Arial"/>
          <w:b w:val="0"/>
          <w:bCs w:val="0"/>
          <w:rPrChange w:author="Celina Orozco Correa" w:date="2026-08-07T19:55:20.806Z" w16du:dateUtc="2026-08-07T19:55:20.806Z" w:id="1370493560">
            <w:rPr>
              <w:rFonts w:cs="Arial"/>
              <w:b w:val="1"/>
              <w:bCs w:val="1"/>
            </w:rPr>
          </w:rPrChange>
        </w:rPr>
        <w:t>E</w:t>
      </w:r>
      <w:r w:rsidRPr="072CCA4E" w:rsidR="7AB426C7">
        <w:rPr>
          <w:rFonts w:cs="Arial"/>
        </w:rPr>
        <w:t xml:space="preserve">stado de Quintana Roo, </w:t>
      </w:r>
      <w:r w:rsidRPr="072CCA4E" w:rsidR="608EAD7D">
        <w:rPr>
          <w:rFonts w:cs="Arial"/>
        </w:rPr>
        <w:t>p</w:t>
      </w:r>
      <w:r w:rsidRPr="072CCA4E" w:rsidR="7AB426C7">
        <w:rPr>
          <w:rFonts w:cs="Arial"/>
        </w:rPr>
        <w:t>lantel José María Morelos.</w:t>
      </w:r>
      <w:r w:rsidRPr="072CCA4E" w:rsidR="260BF274">
        <w:rPr>
          <w:rFonts w:cs="Arial"/>
        </w:rPr>
        <w:t xml:space="preserve"> </w:t>
      </w:r>
      <w:r w:rsidRPr="072CCA4E" w:rsidR="7AB426C7">
        <w:rPr>
          <w:rFonts w:cs="Arial"/>
        </w:rPr>
        <w:t>H</w:t>
      </w:r>
      <w:r w:rsidRPr="072CCA4E" w:rsidR="7A75EB00">
        <w:rPr>
          <w:rFonts w:cs="Arial"/>
        </w:rPr>
        <w:t>a</w:t>
      </w:r>
      <w:r w:rsidRPr="072CCA4E" w:rsidR="7AB426C7">
        <w:rPr>
          <w:rFonts w:cs="Arial"/>
        </w:rPr>
        <w:t xml:space="preserve"> participado</w:t>
      </w:r>
      <w:r w:rsidRPr="072CCA4E" w:rsidR="260BF274">
        <w:rPr>
          <w:rFonts w:cs="Arial"/>
        </w:rPr>
        <w:t xml:space="preserve"> como ponente</w:t>
      </w:r>
      <w:r w:rsidRPr="072CCA4E" w:rsidR="7AB426C7">
        <w:rPr>
          <w:rFonts w:cs="Arial"/>
        </w:rPr>
        <w:t xml:space="preserve"> en diversos foros educativos y en </w:t>
      </w:r>
      <w:r w:rsidRPr="072CCA4E" w:rsidR="048E1C1A">
        <w:rPr>
          <w:rFonts w:cs="Arial"/>
        </w:rPr>
        <w:t>el diseño</w:t>
      </w:r>
      <w:r w:rsidRPr="072CCA4E" w:rsidR="7AB426C7">
        <w:rPr>
          <w:rFonts w:cs="Arial"/>
        </w:rPr>
        <w:t xml:space="preserve"> de secuencias didácticas alineadas al Marco Curricular Común</w:t>
      </w:r>
      <w:r w:rsidRPr="072CCA4E" w:rsidR="5325F92D">
        <w:rPr>
          <w:rFonts w:cs="Arial"/>
        </w:rPr>
        <w:t xml:space="preserve"> de la Educación Media Superior</w:t>
      </w:r>
      <w:r w:rsidRPr="072CCA4E" w:rsidR="7AB426C7">
        <w:rPr>
          <w:rFonts w:cs="Arial"/>
        </w:rPr>
        <w:t>. Form</w:t>
      </w:r>
      <w:r w:rsidRPr="072CCA4E" w:rsidR="4389148A">
        <w:rPr>
          <w:rFonts w:cs="Arial"/>
        </w:rPr>
        <w:t>ó</w:t>
      </w:r>
      <w:r w:rsidRPr="072CCA4E" w:rsidR="7AB426C7">
        <w:rPr>
          <w:rFonts w:cs="Arial"/>
        </w:rPr>
        <w:t xml:space="preserve"> parte del Primer Encuentro Académico Estatal de Experiencias Exitosas de la Nueva Escuela Mexicana 2025 y </w:t>
      </w:r>
      <w:r w:rsidRPr="072CCA4E" w:rsidR="4389148A">
        <w:rPr>
          <w:rFonts w:cs="Arial"/>
        </w:rPr>
        <w:t>fue reconocida</w:t>
      </w:r>
      <w:r w:rsidRPr="072CCA4E" w:rsidR="7AB426C7">
        <w:rPr>
          <w:rFonts w:cs="Arial"/>
        </w:rPr>
        <w:t xml:space="preserve"> en el Primer Encuentro Nacional de Prácticas Docentes 2025, en la Ciudad de México.</w:t>
      </w:r>
    </w:p>
    <w:p w:rsidR="001544DD" w:rsidP="001544DD" w:rsidRDefault="001544DD" w14:paraId="7341B427" w14:textId="77777777">
      <w:pPr>
        <w:rPr>
          <w:rFonts w:cs="Arial"/>
        </w:rPr>
      </w:pPr>
    </w:p>
    <w:p w:rsidRPr="001A0085" w:rsidR="0095573F" w:rsidP="001544DD" w:rsidRDefault="0095573F" w14:paraId="69AAB529" w14:textId="4AE3A380">
      <w:pPr>
        <w:rPr>
          <w:rFonts w:cs="Arial"/>
          <w:color w:val="EE0000"/>
        </w:rPr>
      </w:pPr>
    </w:p>
    <w:sectPr w:rsidRPr="001A0085" w:rsidR="0095573F">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70A3" w:rsidP="00037639" w:rsidRDefault="00A270A3" w14:paraId="475DC295" w14:textId="77777777">
      <w:pPr>
        <w:spacing w:after="0" w:line="240" w:lineRule="auto"/>
      </w:pPr>
      <w:r>
        <w:separator/>
      </w:r>
    </w:p>
  </w:endnote>
  <w:endnote w:type="continuationSeparator" w:id="0">
    <w:p w:rsidR="00A270A3" w:rsidP="00037639" w:rsidRDefault="00A270A3" w14:paraId="2BFAC3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70A3" w:rsidP="00037639" w:rsidRDefault="00A270A3" w14:paraId="70FE712D" w14:textId="77777777">
      <w:pPr>
        <w:spacing w:after="0" w:line="240" w:lineRule="auto"/>
      </w:pPr>
      <w:r>
        <w:separator/>
      </w:r>
    </w:p>
  </w:footnote>
  <w:footnote w:type="continuationSeparator" w:id="0">
    <w:p w:rsidR="00A270A3" w:rsidP="00037639" w:rsidRDefault="00A270A3" w14:paraId="3BEA1DA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3645"/>
    <w:multiLevelType w:val="hybridMultilevel"/>
    <w:tmpl w:val="49C8151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220362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dirty"/>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F2"/>
    <w:rsid w:val="000358DC"/>
    <w:rsid w:val="00037639"/>
    <w:rsid w:val="000A7793"/>
    <w:rsid w:val="000B1CDB"/>
    <w:rsid w:val="00102F21"/>
    <w:rsid w:val="001175ED"/>
    <w:rsid w:val="00121A1D"/>
    <w:rsid w:val="00130A8E"/>
    <w:rsid w:val="00135687"/>
    <w:rsid w:val="001407CF"/>
    <w:rsid w:val="001544DD"/>
    <w:rsid w:val="001678AC"/>
    <w:rsid w:val="0017287C"/>
    <w:rsid w:val="0018317F"/>
    <w:rsid w:val="001A0085"/>
    <w:rsid w:val="001B4B54"/>
    <w:rsid w:val="001C4D3F"/>
    <w:rsid w:val="001E6610"/>
    <w:rsid w:val="001F3BCB"/>
    <w:rsid w:val="00202015"/>
    <w:rsid w:val="002172AC"/>
    <w:rsid w:val="0022389C"/>
    <w:rsid w:val="0024187C"/>
    <w:rsid w:val="00242B55"/>
    <w:rsid w:val="00245FE9"/>
    <w:rsid w:val="00251896"/>
    <w:rsid w:val="00281D6B"/>
    <w:rsid w:val="002D125B"/>
    <w:rsid w:val="002E2A17"/>
    <w:rsid w:val="002F03AD"/>
    <w:rsid w:val="002F19A1"/>
    <w:rsid w:val="00316B82"/>
    <w:rsid w:val="00323CB5"/>
    <w:rsid w:val="003333E8"/>
    <w:rsid w:val="00362E55"/>
    <w:rsid w:val="003707ED"/>
    <w:rsid w:val="00374745"/>
    <w:rsid w:val="003B0BB8"/>
    <w:rsid w:val="003C0D32"/>
    <w:rsid w:val="003D075C"/>
    <w:rsid w:val="003D139A"/>
    <w:rsid w:val="003D4D5E"/>
    <w:rsid w:val="003E697F"/>
    <w:rsid w:val="00401481"/>
    <w:rsid w:val="004041FD"/>
    <w:rsid w:val="00410966"/>
    <w:rsid w:val="00413C8A"/>
    <w:rsid w:val="0042768B"/>
    <w:rsid w:val="00477D63"/>
    <w:rsid w:val="00487801"/>
    <w:rsid w:val="004A16B3"/>
    <w:rsid w:val="004A2C08"/>
    <w:rsid w:val="004F0543"/>
    <w:rsid w:val="00503832"/>
    <w:rsid w:val="00507F08"/>
    <w:rsid w:val="00510F09"/>
    <w:rsid w:val="00532925"/>
    <w:rsid w:val="005749C7"/>
    <w:rsid w:val="00586906"/>
    <w:rsid w:val="00587743"/>
    <w:rsid w:val="00590013"/>
    <w:rsid w:val="00590EA1"/>
    <w:rsid w:val="005A3556"/>
    <w:rsid w:val="005B2312"/>
    <w:rsid w:val="005B3F41"/>
    <w:rsid w:val="005C438D"/>
    <w:rsid w:val="005F1682"/>
    <w:rsid w:val="005F6881"/>
    <w:rsid w:val="00610068"/>
    <w:rsid w:val="00611A57"/>
    <w:rsid w:val="00625780"/>
    <w:rsid w:val="0066403E"/>
    <w:rsid w:val="0066758C"/>
    <w:rsid w:val="00670C36"/>
    <w:rsid w:val="006A13BF"/>
    <w:rsid w:val="006A5506"/>
    <w:rsid w:val="006B55C5"/>
    <w:rsid w:val="006E4F52"/>
    <w:rsid w:val="006F305D"/>
    <w:rsid w:val="006F4B46"/>
    <w:rsid w:val="00700DD8"/>
    <w:rsid w:val="00703B3B"/>
    <w:rsid w:val="00750C66"/>
    <w:rsid w:val="0075436B"/>
    <w:rsid w:val="00772597"/>
    <w:rsid w:val="0077682C"/>
    <w:rsid w:val="00784712"/>
    <w:rsid w:val="00797256"/>
    <w:rsid w:val="007A4602"/>
    <w:rsid w:val="007D16B0"/>
    <w:rsid w:val="007E0C33"/>
    <w:rsid w:val="007E373F"/>
    <w:rsid w:val="007F1CE0"/>
    <w:rsid w:val="00806084"/>
    <w:rsid w:val="008079D5"/>
    <w:rsid w:val="00810FBD"/>
    <w:rsid w:val="00814B59"/>
    <w:rsid w:val="008302D7"/>
    <w:rsid w:val="0083561D"/>
    <w:rsid w:val="00837FCF"/>
    <w:rsid w:val="0084433B"/>
    <w:rsid w:val="008512D8"/>
    <w:rsid w:val="00861AFE"/>
    <w:rsid w:val="00862055"/>
    <w:rsid w:val="0086382A"/>
    <w:rsid w:val="0087629A"/>
    <w:rsid w:val="008829F7"/>
    <w:rsid w:val="00887B2C"/>
    <w:rsid w:val="008A0513"/>
    <w:rsid w:val="008A60F7"/>
    <w:rsid w:val="008A7D92"/>
    <w:rsid w:val="008C7399"/>
    <w:rsid w:val="008D43CE"/>
    <w:rsid w:val="008E20FE"/>
    <w:rsid w:val="008E2FCA"/>
    <w:rsid w:val="008F5769"/>
    <w:rsid w:val="0092558C"/>
    <w:rsid w:val="009318DA"/>
    <w:rsid w:val="00941F1A"/>
    <w:rsid w:val="00944B9A"/>
    <w:rsid w:val="009510FA"/>
    <w:rsid w:val="0095573F"/>
    <w:rsid w:val="00961876"/>
    <w:rsid w:val="00962E3D"/>
    <w:rsid w:val="009956EC"/>
    <w:rsid w:val="00995BA6"/>
    <w:rsid w:val="009D2B1D"/>
    <w:rsid w:val="009D7135"/>
    <w:rsid w:val="009E6812"/>
    <w:rsid w:val="009F324A"/>
    <w:rsid w:val="00A12C99"/>
    <w:rsid w:val="00A171FE"/>
    <w:rsid w:val="00A20DB3"/>
    <w:rsid w:val="00A270A3"/>
    <w:rsid w:val="00A54DBC"/>
    <w:rsid w:val="00A84AD2"/>
    <w:rsid w:val="00A90102"/>
    <w:rsid w:val="00AB4652"/>
    <w:rsid w:val="00AF1225"/>
    <w:rsid w:val="00AF45F5"/>
    <w:rsid w:val="00B05716"/>
    <w:rsid w:val="00B14BBB"/>
    <w:rsid w:val="00B15CF2"/>
    <w:rsid w:val="00B379C2"/>
    <w:rsid w:val="00B53A0D"/>
    <w:rsid w:val="00B61AD8"/>
    <w:rsid w:val="00B636E0"/>
    <w:rsid w:val="00B802D9"/>
    <w:rsid w:val="00B8125B"/>
    <w:rsid w:val="00B9418F"/>
    <w:rsid w:val="00B97C19"/>
    <w:rsid w:val="00BA03C4"/>
    <w:rsid w:val="00BA3A63"/>
    <w:rsid w:val="00BB7A01"/>
    <w:rsid w:val="00BC62DB"/>
    <w:rsid w:val="00C1066F"/>
    <w:rsid w:val="00C64298"/>
    <w:rsid w:val="00C90A0D"/>
    <w:rsid w:val="00CA6E1F"/>
    <w:rsid w:val="00CE1FFF"/>
    <w:rsid w:val="00CE20B9"/>
    <w:rsid w:val="00CE68D4"/>
    <w:rsid w:val="00CE7322"/>
    <w:rsid w:val="00CF4E30"/>
    <w:rsid w:val="00CF5E6B"/>
    <w:rsid w:val="00D04CC8"/>
    <w:rsid w:val="00D052F7"/>
    <w:rsid w:val="00D32FA0"/>
    <w:rsid w:val="00D4098E"/>
    <w:rsid w:val="00D57CD9"/>
    <w:rsid w:val="00D76445"/>
    <w:rsid w:val="00D92E3A"/>
    <w:rsid w:val="00DA65DB"/>
    <w:rsid w:val="00DA69B6"/>
    <w:rsid w:val="00DD58FD"/>
    <w:rsid w:val="00DD5BF7"/>
    <w:rsid w:val="00DF0DC2"/>
    <w:rsid w:val="00DF3E55"/>
    <w:rsid w:val="00E06BBB"/>
    <w:rsid w:val="00E150DB"/>
    <w:rsid w:val="00E238EA"/>
    <w:rsid w:val="00E42FBC"/>
    <w:rsid w:val="00E91A06"/>
    <w:rsid w:val="00E97DC2"/>
    <w:rsid w:val="00EA09FE"/>
    <w:rsid w:val="00EA553E"/>
    <w:rsid w:val="00EF3EF2"/>
    <w:rsid w:val="00EF405E"/>
    <w:rsid w:val="00F02E63"/>
    <w:rsid w:val="00F14514"/>
    <w:rsid w:val="00F432AB"/>
    <w:rsid w:val="00F47AC0"/>
    <w:rsid w:val="00FA145D"/>
    <w:rsid w:val="00FA2047"/>
    <w:rsid w:val="00FA4D80"/>
    <w:rsid w:val="00FB4CB4"/>
    <w:rsid w:val="00FD7949"/>
    <w:rsid w:val="00FE4F02"/>
    <w:rsid w:val="00FE7AF6"/>
    <w:rsid w:val="00FF2DBA"/>
    <w:rsid w:val="00FF4C84"/>
    <w:rsid w:val="048E1C1A"/>
    <w:rsid w:val="04F79D05"/>
    <w:rsid w:val="072CCA4E"/>
    <w:rsid w:val="09E3BEA2"/>
    <w:rsid w:val="113143F1"/>
    <w:rsid w:val="138653DE"/>
    <w:rsid w:val="1FBD10F2"/>
    <w:rsid w:val="21355EA0"/>
    <w:rsid w:val="25AEA049"/>
    <w:rsid w:val="260BF274"/>
    <w:rsid w:val="3D6F0369"/>
    <w:rsid w:val="4389148A"/>
    <w:rsid w:val="43A11BCD"/>
    <w:rsid w:val="4700248A"/>
    <w:rsid w:val="5094D57B"/>
    <w:rsid w:val="52F02273"/>
    <w:rsid w:val="5325F92D"/>
    <w:rsid w:val="5851A03C"/>
    <w:rsid w:val="595CDD96"/>
    <w:rsid w:val="608EAD7D"/>
    <w:rsid w:val="640C749F"/>
    <w:rsid w:val="64CF1874"/>
    <w:rsid w:val="6BAF2F4B"/>
    <w:rsid w:val="6BC4FAD2"/>
    <w:rsid w:val="733E8730"/>
    <w:rsid w:val="74486246"/>
    <w:rsid w:val="7A75EB00"/>
    <w:rsid w:val="7AB426C7"/>
    <w:rsid w:val="7AE3F73A"/>
  </w:rsids>
  <m:mathPr>
    <m:mathFont m:val="Cambria Math"/>
    <m:brkBin m:val="before"/>
    <m:brkBinSub m:val="--"/>
    <m:smallFrac m:val="0"/>
    <m:dispDef/>
    <m:lMargin m:val="0"/>
    <m:rMargin m:val="0"/>
    <m:defJc m:val="centerGroup"/>
    <m:wrapIndent m:val="1440"/>
    <m:intLim m:val="subSup"/>
    <m:naryLim m:val="undOvr"/>
  </m:mathPr>
  <w:themeFontLang w:val="es-MX"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5B67"/>
  <w15:chartTrackingRefBased/>
  <w15:docId w15:val="{C0E178C2-BF97-4EC1-B342-53A4ECBD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00B15CF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semiHidden/>
    <w:unhideWhenUsed/>
    <w:qFormat/>
    <w:rsid w:val="00B15CF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semiHidden/>
    <w:unhideWhenUsed/>
    <w:qFormat/>
    <w:rsid w:val="00B15C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B15C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B15C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B15C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B15C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B15C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B15CF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B15CF2"/>
    <w:pPr>
      <w:ind w:left="720"/>
      <w:contextualSpacing/>
    </w:pPr>
  </w:style>
  <w:style w:type="character" w:styleId="nfasisintenso">
    <w:name w:val="Intense Emphasis"/>
    <w:basedOn w:val="Fuentedeprrafopredeter"/>
    <w:uiPriority w:val="21"/>
    <w:qFormat/>
    <w:rsid w:val="00B15CF2"/>
    <w:rPr>
      <w:i/>
      <w:iCs/>
      <w:color w:val="0F4761" w:themeColor="accent1" w:themeShade="BF"/>
    </w:rPr>
  </w:style>
  <w:style w:type="character" w:styleId="Referenciaintensa">
    <w:name w:val="Intense Reference"/>
    <w:basedOn w:val="Fuentedeprrafopredeter"/>
    <w:uiPriority w:val="32"/>
    <w:qFormat/>
    <w:rsid w:val="00B15CF2"/>
    <w:rPr>
      <w:b/>
      <w:bCs/>
      <w:smallCaps/>
      <w:color w:val="0F4761" w:themeColor="accent1" w:themeShade="BF"/>
      <w:spacing w:val="5"/>
    </w:rPr>
  </w:style>
  <w:style w:type="paragraph" w:styleId="Revisin">
    <w:name w:val="Revision"/>
    <w:hidden/>
    <w:uiPriority w:val="99"/>
    <w:semiHidden/>
    <w:rsid w:val="003B0BB8"/>
    <w:pPr>
      <w:spacing w:after="0" w:line="240" w:lineRule="auto"/>
    </w:pPr>
  </w:style>
  <w:style w:type="character" w:styleId="Ttulo1Car" w:customStyle="1">
    <w:name w:val="Título 1 Car"/>
    <w:basedOn w:val="Fuentedeprrafopredeter"/>
    <w:uiPriority w:val="9"/>
    <w:rsid w:val="003C0D3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uiPriority w:val="9"/>
    <w:semiHidden/>
    <w:rsid w:val="003C0D3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uiPriority w:val="9"/>
    <w:semiHidden/>
    <w:rsid w:val="003C0D32"/>
    <w:rPr>
      <w:rFonts w:eastAsiaTheme="majorEastAsia" w:cstheme="majorBidi"/>
      <w:color w:val="0F4761" w:themeColor="accent1" w:themeShade="BF"/>
      <w:sz w:val="28"/>
      <w:szCs w:val="28"/>
    </w:rPr>
  </w:style>
  <w:style w:type="character" w:styleId="Ttulo4Car" w:customStyle="1">
    <w:name w:val="Título 4 Car"/>
    <w:basedOn w:val="Fuentedeprrafopredeter"/>
    <w:uiPriority w:val="9"/>
    <w:semiHidden/>
    <w:rsid w:val="003C0D32"/>
    <w:rPr>
      <w:rFonts w:eastAsiaTheme="majorEastAsia" w:cstheme="majorBidi"/>
      <w:i/>
      <w:iCs/>
      <w:color w:val="0F4761" w:themeColor="accent1" w:themeShade="BF"/>
    </w:rPr>
  </w:style>
  <w:style w:type="character" w:styleId="Ttulo5Car" w:customStyle="1">
    <w:name w:val="Título 5 Car"/>
    <w:basedOn w:val="Fuentedeprrafopredeter"/>
    <w:uiPriority w:val="9"/>
    <w:semiHidden/>
    <w:rsid w:val="003C0D32"/>
    <w:rPr>
      <w:rFonts w:eastAsiaTheme="majorEastAsia" w:cstheme="majorBidi"/>
      <w:color w:val="0F4761" w:themeColor="accent1" w:themeShade="BF"/>
    </w:rPr>
  </w:style>
  <w:style w:type="character" w:styleId="Ttulo6Car" w:customStyle="1">
    <w:name w:val="Título 6 Car"/>
    <w:basedOn w:val="Fuentedeprrafopredeter"/>
    <w:uiPriority w:val="9"/>
    <w:semiHidden/>
    <w:rsid w:val="003C0D32"/>
    <w:rPr>
      <w:rFonts w:eastAsiaTheme="majorEastAsia" w:cstheme="majorBidi"/>
      <w:i/>
      <w:iCs/>
      <w:color w:val="595959" w:themeColor="text1" w:themeTint="A6"/>
    </w:rPr>
  </w:style>
  <w:style w:type="character" w:styleId="Ttulo7Car" w:customStyle="1">
    <w:name w:val="Título 7 Car"/>
    <w:basedOn w:val="Fuentedeprrafopredeter"/>
    <w:uiPriority w:val="9"/>
    <w:semiHidden/>
    <w:rsid w:val="003C0D32"/>
    <w:rPr>
      <w:rFonts w:eastAsiaTheme="majorEastAsia" w:cstheme="majorBidi"/>
      <w:color w:val="595959" w:themeColor="text1" w:themeTint="A6"/>
    </w:rPr>
  </w:style>
  <w:style w:type="character" w:styleId="Ttulo8Car" w:customStyle="1">
    <w:name w:val="Título 8 Car"/>
    <w:basedOn w:val="Fuentedeprrafopredeter"/>
    <w:uiPriority w:val="9"/>
    <w:semiHidden/>
    <w:rsid w:val="003C0D32"/>
    <w:rPr>
      <w:rFonts w:eastAsiaTheme="majorEastAsia" w:cstheme="majorBidi"/>
      <w:i/>
      <w:iCs/>
      <w:color w:val="272727" w:themeColor="text1" w:themeTint="D8"/>
    </w:rPr>
  </w:style>
  <w:style w:type="character" w:styleId="Ttulo9Car" w:customStyle="1">
    <w:name w:val="Título 9 Car"/>
    <w:basedOn w:val="Fuentedeprrafopredeter"/>
    <w:uiPriority w:val="9"/>
    <w:semiHidden/>
    <w:rsid w:val="003C0D32"/>
    <w:rPr>
      <w:rFonts w:eastAsiaTheme="majorEastAsia" w:cstheme="majorBidi"/>
      <w:color w:val="272727" w:themeColor="text1" w:themeTint="D8"/>
    </w:rPr>
  </w:style>
  <w:style w:type="character" w:styleId="TtuloCar" w:customStyle="1">
    <w:name w:val="Título Car"/>
    <w:basedOn w:val="Fuentedeprrafopredeter"/>
    <w:uiPriority w:val="10"/>
    <w:rsid w:val="003C0D32"/>
    <w:rPr>
      <w:rFonts w:asciiTheme="majorHAnsi" w:hAnsiTheme="majorHAnsi" w:eastAsiaTheme="majorEastAsia" w:cstheme="majorBidi"/>
      <w:spacing w:val="-10"/>
      <w:kern w:val="28"/>
      <w:sz w:val="56"/>
      <w:szCs w:val="56"/>
    </w:rPr>
  </w:style>
  <w:style w:type="character" w:styleId="SubttuloCar" w:customStyle="1">
    <w:name w:val="Subtítulo Car"/>
    <w:basedOn w:val="Fuentedeprrafopredeter"/>
    <w:uiPriority w:val="11"/>
    <w:rsid w:val="003C0D32"/>
    <w:rPr>
      <w:rFonts w:eastAsiaTheme="majorEastAsia" w:cstheme="majorBidi"/>
      <w:color w:val="595959" w:themeColor="text1" w:themeTint="A6"/>
      <w:spacing w:val="15"/>
      <w:sz w:val="28"/>
      <w:szCs w:val="28"/>
    </w:rPr>
  </w:style>
  <w:style w:type="character" w:styleId="CitaCar" w:customStyle="1">
    <w:name w:val="Cita Car"/>
    <w:basedOn w:val="Fuentedeprrafopredeter"/>
    <w:uiPriority w:val="29"/>
    <w:rsid w:val="003C0D32"/>
    <w:rPr>
      <w:i/>
      <w:iCs/>
      <w:color w:val="404040" w:themeColor="text1" w:themeTint="BF"/>
    </w:rPr>
  </w:style>
  <w:style w:type="character" w:styleId="CitadestacadaCar" w:customStyle="1">
    <w:name w:val="Cita destacada Car"/>
    <w:basedOn w:val="Fuentedeprrafopredeter"/>
    <w:uiPriority w:val="30"/>
    <w:rsid w:val="003C0D32"/>
    <w:rPr>
      <w:i/>
      <w:iCs/>
      <w:color w:val="0F4761" w:themeColor="accent1" w:themeShade="BF"/>
    </w:rPr>
  </w:style>
  <w:style w:type="character" w:styleId="EncabezadoCar" w:customStyle="1">
    <w:name w:val="Encabezado Car"/>
    <w:basedOn w:val="Fuentedeprrafopredeter"/>
    <w:uiPriority w:val="99"/>
    <w:rsid w:val="003C0D32"/>
  </w:style>
  <w:style w:type="character" w:styleId="PiedepginaCar" w:customStyle="1">
    <w:name w:val="Pie de página Car"/>
    <w:basedOn w:val="Fuentedeprrafopredeter"/>
    <w:uiPriority w:val="99"/>
    <w:rsid w:val="003C0D32"/>
  </w:style>
  <w:style w:type="character" w:styleId="Refdecomentario">
    <w:name w:val="annotation reference"/>
    <w:basedOn w:val="Fuentedeprrafopredeter"/>
    <w:uiPriority w:val="99"/>
    <w:semiHidden/>
    <w:unhideWhenUsed/>
    <w:rsid w:val="001F3BCB"/>
    <w:rPr>
      <w:sz w:val="16"/>
      <w:szCs w:val="16"/>
    </w:rPr>
  </w:style>
  <w:style w:type="paragraph" w:styleId="Textocomentario">
    <w:name w:val="annotation text"/>
    <w:basedOn w:val="Normal"/>
    <w:link w:val="TextocomentarioCar"/>
    <w:uiPriority w:val="99"/>
    <w:unhideWhenUsed/>
    <w:rsid w:val="001F3BCB"/>
    <w:pPr>
      <w:spacing w:line="240" w:lineRule="auto"/>
    </w:pPr>
    <w:rPr>
      <w:sz w:val="20"/>
      <w:szCs w:val="20"/>
    </w:rPr>
  </w:style>
  <w:style w:type="character" w:styleId="TextocomentarioCar" w:customStyle="1">
    <w:name w:val="Texto comentario Car"/>
    <w:basedOn w:val="Fuentedeprrafopredeter"/>
    <w:link w:val="Textocomentario"/>
    <w:uiPriority w:val="99"/>
    <w:rsid w:val="001F3BCB"/>
    <w:rPr>
      <w:sz w:val="20"/>
      <w:szCs w:val="20"/>
    </w:rPr>
  </w:style>
  <w:style w:type="paragraph" w:styleId="Asuntodelcomentario">
    <w:name w:val="annotation subject"/>
    <w:basedOn w:val="Textocomentario"/>
    <w:next w:val="Textocomentario"/>
    <w:link w:val="AsuntodelcomentarioCar"/>
    <w:uiPriority w:val="99"/>
    <w:semiHidden/>
    <w:unhideWhenUsed/>
    <w:rsid w:val="001F3BCB"/>
    <w:rPr>
      <w:b/>
      <w:bCs/>
    </w:rPr>
  </w:style>
  <w:style w:type="character" w:styleId="AsuntodelcomentarioCar" w:customStyle="1">
    <w:name w:val="Asunto del comentario Car"/>
    <w:basedOn w:val="TextocomentarioCar"/>
    <w:link w:val="Asuntodelcomentario"/>
    <w:uiPriority w:val="99"/>
    <w:semiHidden/>
    <w:rsid w:val="001F3B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F9F50-CC0F-4DEA-A8E6-2EE46B6E4A5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Mayra Georgina Peraza Sabido</dc:creator>
  <keywords/>
  <dc:description/>
  <lastModifiedBy>Celina Orozco Correa</lastModifiedBy>
  <revision>155</revision>
  <dcterms:created xsi:type="dcterms:W3CDTF">2025-12-10T11:32:00.0000000Z</dcterms:created>
  <dcterms:modified xsi:type="dcterms:W3CDTF">2026-08-07T19:56:32.5148003Z</dcterms:modified>
</coreProperties>
</file>